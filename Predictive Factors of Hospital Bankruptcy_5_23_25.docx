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29748" w14:textId="04B73718" w:rsidR="004C3AD0" w:rsidRDefault="004C3AD0" w:rsidP="009811D9">
      <w:pPr>
        <w:jc w:val="center"/>
      </w:pPr>
      <w:bookmarkStart w:id="0" w:name="_Hlk173824497"/>
      <w:r w:rsidRPr="005E258E">
        <w:rPr>
          <w:b/>
          <w:bCs/>
        </w:rPr>
        <w:t xml:space="preserve">The Predictive Factors of </w:t>
      </w:r>
      <w:r w:rsidR="00A47548" w:rsidRPr="005E258E">
        <w:rPr>
          <w:b/>
          <w:bCs/>
        </w:rPr>
        <w:t xml:space="preserve">US </w:t>
      </w:r>
      <w:r w:rsidRPr="005E258E">
        <w:rPr>
          <w:b/>
          <w:bCs/>
        </w:rPr>
        <w:t xml:space="preserve">Hospital </w:t>
      </w:r>
      <w:r w:rsidR="00024494">
        <w:rPr>
          <w:b/>
          <w:bCs/>
        </w:rPr>
        <w:t>Bankruptcy</w:t>
      </w:r>
      <w:r w:rsidR="03461A8C" w:rsidRPr="00273BF7">
        <w:rPr>
          <w:b/>
          <w:bCs/>
        </w:rPr>
        <w:t xml:space="preserve"> </w:t>
      </w:r>
      <w:r w:rsidR="00035DBE" w:rsidRPr="00273BF7">
        <w:rPr>
          <w:b/>
          <w:bCs/>
        </w:rPr>
        <w:t>Multi-Model Comparison</w:t>
      </w:r>
    </w:p>
    <w:bookmarkEnd w:id="0"/>
    <w:p w14:paraId="29C24F1E" w14:textId="77777777" w:rsidR="004C3AD0" w:rsidRDefault="004C3AD0" w:rsidP="00273BF7"/>
    <w:p w14:paraId="1E6200F3" w14:textId="77777777" w:rsidR="004C3AD0" w:rsidRPr="00B454FB" w:rsidRDefault="004C3AD0" w:rsidP="00273BF7">
      <w:pPr>
        <w:rPr>
          <w:b/>
          <w:bCs/>
          <w:color w:val="000000" w:themeColor="text1"/>
        </w:rPr>
      </w:pPr>
      <w:r w:rsidRPr="552F1162">
        <w:rPr>
          <w:b/>
          <w:bCs/>
          <w:color w:val="000000" w:themeColor="text1"/>
        </w:rPr>
        <w:t>Dr. Brad Beauvais</w:t>
      </w:r>
      <w:r>
        <w:rPr>
          <w:b/>
          <w:bCs/>
          <w:vertAlign w:val="superscript"/>
        </w:rPr>
        <w:t>1*</w:t>
      </w:r>
      <w:r>
        <w:rPr>
          <w:b/>
          <w:bCs/>
        </w:rPr>
        <w:t xml:space="preserve"> </w:t>
      </w:r>
      <w:r w:rsidRPr="00B454FB">
        <w:t>ORCID: 0000-0003-3085-5379</w:t>
      </w:r>
    </w:p>
    <w:p w14:paraId="30CB35F5" w14:textId="111A2935" w:rsidR="004C3AD0" w:rsidRPr="00B454FB" w:rsidRDefault="004C3AD0" w:rsidP="00273BF7">
      <w:pPr>
        <w:rPr>
          <w:color w:val="000000" w:themeColor="text1"/>
        </w:rPr>
      </w:pPr>
      <w:r w:rsidRPr="552F1162">
        <w:rPr>
          <w:b/>
          <w:bCs/>
          <w:color w:val="000000" w:themeColor="text1"/>
        </w:rPr>
        <w:t>Dr. Zo Ramamonjiarivelo</w:t>
      </w:r>
      <w:r>
        <w:rPr>
          <w:b/>
          <w:bCs/>
          <w:vertAlign w:val="superscript"/>
        </w:rPr>
        <w:t xml:space="preserve">1 </w:t>
      </w:r>
      <w:r w:rsidR="00DF3128">
        <w:rPr>
          <w:b/>
          <w:bCs/>
          <w:vertAlign w:val="superscript"/>
        </w:rPr>
        <w:t xml:space="preserve"> </w:t>
      </w:r>
      <w:r>
        <w:t xml:space="preserve">ORCID: </w:t>
      </w:r>
      <w:r w:rsidRPr="00B105B1">
        <w:t>0000-0001-5756-3582</w:t>
      </w:r>
    </w:p>
    <w:p w14:paraId="7EE1BD02" w14:textId="33ABA049" w:rsidR="004C3AD0" w:rsidRDefault="004C3AD0" w:rsidP="00273BF7">
      <w:r w:rsidRPr="552F1162">
        <w:rPr>
          <w:b/>
          <w:bCs/>
          <w:color w:val="000000" w:themeColor="text1"/>
        </w:rPr>
        <w:t>Dr. C. Scott Kruse</w:t>
      </w:r>
      <w:r>
        <w:rPr>
          <w:b/>
          <w:bCs/>
          <w:vertAlign w:val="superscript"/>
        </w:rPr>
        <w:t>1</w:t>
      </w:r>
      <w:r w:rsidR="00DF3128">
        <w:rPr>
          <w:b/>
          <w:bCs/>
          <w:vertAlign w:val="superscript"/>
        </w:rPr>
        <w:t xml:space="preserve"> </w:t>
      </w:r>
      <w:r>
        <w:rPr>
          <w:b/>
          <w:bCs/>
          <w:vertAlign w:val="superscript"/>
        </w:rPr>
        <w:t xml:space="preserve"> </w:t>
      </w:r>
      <w:r>
        <w:t xml:space="preserve">ORCID: </w:t>
      </w:r>
      <w:r w:rsidRPr="009B6A9C">
        <w:t>0000-0002-7636-1086</w:t>
      </w:r>
    </w:p>
    <w:p w14:paraId="6078DAE2" w14:textId="77777777" w:rsidR="0035144F" w:rsidRDefault="0035144F" w:rsidP="0035144F">
      <w:r w:rsidRPr="552F1162">
        <w:rPr>
          <w:b/>
          <w:bCs/>
          <w:color w:val="000000" w:themeColor="text1"/>
        </w:rPr>
        <w:t>Dr. La</w:t>
      </w:r>
      <w:r>
        <w:rPr>
          <w:b/>
          <w:bCs/>
          <w:color w:val="000000" w:themeColor="text1"/>
        </w:rPr>
        <w:t>wrence</w:t>
      </w:r>
      <w:r w:rsidRPr="552F1162">
        <w:rPr>
          <w:b/>
          <w:bCs/>
          <w:color w:val="000000" w:themeColor="text1"/>
        </w:rPr>
        <w:t xml:space="preserve"> Fulton</w:t>
      </w:r>
      <w:r w:rsidRPr="552F1162">
        <w:rPr>
          <w:b/>
          <w:bCs/>
          <w:color w:val="000000" w:themeColor="text1"/>
          <w:vertAlign w:val="superscript"/>
        </w:rPr>
        <w:t>2</w:t>
      </w:r>
      <w:r>
        <w:rPr>
          <w:b/>
          <w:bCs/>
          <w:vertAlign w:val="superscript"/>
        </w:rPr>
        <w:t xml:space="preserve">  </w:t>
      </w:r>
      <w:r>
        <w:t xml:space="preserve">ORCID: </w:t>
      </w:r>
      <w:r w:rsidRPr="00D86227">
        <w:t>0000-0001-8603-1913</w:t>
      </w:r>
    </w:p>
    <w:p w14:paraId="351D0118" w14:textId="1E8240CA" w:rsidR="004C3AD0" w:rsidRDefault="004C3AD0" w:rsidP="00273BF7">
      <w:pPr>
        <w:rPr>
          <w:color w:val="000000" w:themeColor="text1"/>
        </w:rPr>
      </w:pPr>
      <w:r w:rsidRPr="00273BF7">
        <w:rPr>
          <w:b/>
          <w:bCs/>
          <w:color w:val="000000" w:themeColor="text1"/>
        </w:rPr>
        <w:t>Dr. Ramalingam Shanmugam</w:t>
      </w:r>
      <w:r w:rsidRPr="008A1B13">
        <w:rPr>
          <w:color w:val="000000" w:themeColor="text1"/>
          <w:vertAlign w:val="superscript"/>
        </w:rPr>
        <w:t>1</w:t>
      </w:r>
      <w:r>
        <w:rPr>
          <w:vertAlign w:val="superscript"/>
        </w:rPr>
        <w:t xml:space="preserve"> </w:t>
      </w:r>
      <w:r w:rsidR="00DF3128">
        <w:rPr>
          <w:vertAlign w:val="superscript"/>
        </w:rPr>
        <w:t xml:space="preserve"> </w:t>
      </w:r>
      <w:r>
        <w:t xml:space="preserve">ORCID: </w:t>
      </w:r>
      <w:r w:rsidRPr="00EF409F">
        <w:t>0000-0002-3388-1014</w:t>
      </w:r>
    </w:p>
    <w:p w14:paraId="34BFC9DD" w14:textId="05FC514A" w:rsidR="004C3AD0" w:rsidRDefault="004C3AD0" w:rsidP="00273BF7">
      <w:pPr>
        <w:rPr>
          <w:b/>
          <w:bCs/>
          <w:color w:val="000000" w:themeColor="text1"/>
        </w:rPr>
      </w:pPr>
      <w:r w:rsidRPr="552F1162">
        <w:rPr>
          <w:b/>
          <w:bCs/>
          <w:color w:val="000000" w:themeColor="text1"/>
        </w:rPr>
        <w:t>Dr</w:t>
      </w:r>
      <w:r w:rsidR="00542245">
        <w:rPr>
          <w:b/>
          <w:bCs/>
          <w:color w:val="000000" w:themeColor="text1"/>
        </w:rPr>
        <w:t>.</w:t>
      </w:r>
      <w:r w:rsidRPr="552F1162">
        <w:rPr>
          <w:b/>
          <w:bCs/>
          <w:color w:val="000000" w:themeColor="text1"/>
        </w:rPr>
        <w:t xml:space="preserve"> Arvind Sharma</w:t>
      </w:r>
      <w:r w:rsidRPr="552F1162">
        <w:rPr>
          <w:b/>
          <w:bCs/>
          <w:color w:val="000000" w:themeColor="text1"/>
          <w:vertAlign w:val="superscript"/>
        </w:rPr>
        <w:t>2</w:t>
      </w:r>
      <w:r>
        <w:rPr>
          <w:b/>
          <w:bCs/>
          <w:vertAlign w:val="superscript"/>
        </w:rPr>
        <w:t xml:space="preserve"> </w:t>
      </w:r>
      <w:r w:rsidR="00DF3128">
        <w:rPr>
          <w:b/>
          <w:bCs/>
          <w:vertAlign w:val="superscript"/>
        </w:rPr>
        <w:t xml:space="preserve"> </w:t>
      </w:r>
      <w:r>
        <w:t xml:space="preserve">ORCID: </w:t>
      </w:r>
      <w:r w:rsidRPr="000706FC">
        <w:t>0000-0001-9974-981X</w:t>
      </w:r>
    </w:p>
    <w:p w14:paraId="3CAFFC73" w14:textId="3BC7376F" w:rsidR="004C3AD0" w:rsidRDefault="004C3AD0">
      <w:r w:rsidRPr="552F1162">
        <w:rPr>
          <w:b/>
          <w:bCs/>
          <w:color w:val="000000" w:themeColor="text1"/>
        </w:rPr>
        <w:t>Dr. Aleksandar Tomic</w:t>
      </w:r>
      <w:r w:rsidRPr="552F1162">
        <w:rPr>
          <w:b/>
          <w:bCs/>
          <w:color w:val="000000" w:themeColor="text1"/>
          <w:vertAlign w:val="superscript"/>
        </w:rPr>
        <w:t>2</w:t>
      </w:r>
      <w:r>
        <w:rPr>
          <w:b/>
          <w:bCs/>
          <w:vertAlign w:val="superscript"/>
        </w:rPr>
        <w:t xml:space="preserve"> </w:t>
      </w:r>
      <w:r w:rsidR="00DF3128">
        <w:rPr>
          <w:b/>
          <w:bCs/>
          <w:vertAlign w:val="superscript"/>
        </w:rPr>
        <w:t xml:space="preserve"> </w:t>
      </w:r>
      <w:r>
        <w:t xml:space="preserve">ORCID: </w:t>
      </w:r>
      <w:r w:rsidRPr="00D92E0D">
        <w:t>0000-0003-2529-508X</w:t>
      </w:r>
    </w:p>
    <w:p w14:paraId="4674A776" w14:textId="11C09256" w:rsidR="004C3AD0" w:rsidRDefault="004C3AD0" w:rsidP="00273BF7"/>
    <w:p w14:paraId="044931FD" w14:textId="77777777" w:rsidR="004C3AD0" w:rsidRPr="009D3351" w:rsidRDefault="004C3AD0" w:rsidP="00273BF7">
      <w:pPr>
        <w:ind w:left="900" w:hanging="180"/>
      </w:pPr>
      <w:r w:rsidRPr="002529B4">
        <w:rPr>
          <w:vertAlign w:val="superscript"/>
        </w:rPr>
        <w:t>1</w:t>
      </w:r>
      <w:r w:rsidRPr="552F1162">
        <w:t xml:space="preserve"> Texas State University, School of Health Administration, Encino Hall, Room 250A, 601 University Drive, San Marcos, TX 78666</w:t>
      </w:r>
    </w:p>
    <w:p w14:paraId="070F5B67" w14:textId="23BAA644" w:rsidR="004C3AD0" w:rsidRPr="009D3351" w:rsidRDefault="004C3AD0" w:rsidP="00273BF7">
      <w:pPr>
        <w:ind w:left="900" w:hanging="180"/>
      </w:pPr>
      <w:r w:rsidRPr="002529B4">
        <w:rPr>
          <w:vertAlign w:val="superscript"/>
        </w:rPr>
        <w:t>2</w:t>
      </w:r>
      <w:r w:rsidRPr="552F1162">
        <w:t xml:space="preserve"> Boston College, Woods College of Advancing Studies, St. Mary’s Hall South,</w:t>
      </w:r>
      <w:r w:rsidR="00542245">
        <w:t xml:space="preserve"> 140 Commonwealth Ave., </w:t>
      </w:r>
      <w:r w:rsidRPr="552F1162">
        <w:t>Chestnut Hill, MA 02467</w:t>
      </w:r>
    </w:p>
    <w:p w14:paraId="73324380" w14:textId="3E49A02F" w:rsidR="004C3AD0" w:rsidRPr="009D3351" w:rsidRDefault="004C3AD0" w:rsidP="009260D8">
      <w:r w:rsidRPr="009D3351">
        <w:t>*</w:t>
      </w:r>
      <w:r w:rsidR="005B7891">
        <w:t xml:space="preserve"> </w:t>
      </w:r>
      <w:r w:rsidR="00BA698F">
        <w:t xml:space="preserve"> </w:t>
      </w:r>
      <w:r w:rsidRPr="009D3351">
        <w:t xml:space="preserve">Corresponding author: </w:t>
      </w:r>
      <w:hyperlink r:id="rId10" w:history="1">
        <w:r w:rsidRPr="00273BF7">
          <w:rPr>
            <w:rStyle w:val="Hyperlink"/>
            <w:rFonts w:eastAsia="Calibri" w:cs="Calibri"/>
          </w:rPr>
          <w:t>bmb230@txstate.edu</w:t>
        </w:r>
      </w:hyperlink>
    </w:p>
    <w:p w14:paraId="6A547178" w14:textId="77777777" w:rsidR="004C3AD0" w:rsidRPr="0004292E" w:rsidRDefault="004C3AD0" w:rsidP="009260D8"/>
    <w:p w14:paraId="4491FF0E" w14:textId="1CAC27EB" w:rsidR="004C3AD0" w:rsidRPr="0004292E" w:rsidRDefault="004C3AD0" w:rsidP="009260D8">
      <w:r w:rsidRPr="0004292E">
        <w:t>Keywords: hospital bankruptcy, financial insolvency, debt</w:t>
      </w:r>
      <w:r w:rsidR="009D055B">
        <w:t>, predictive model</w:t>
      </w:r>
    </w:p>
    <w:p w14:paraId="7483CD4D" w14:textId="77777777" w:rsidR="00250B34" w:rsidRDefault="00250B34" w:rsidP="009260D8">
      <w:pPr>
        <w:rPr>
          <w:b/>
          <w:bCs/>
        </w:rPr>
      </w:pPr>
    </w:p>
    <w:p w14:paraId="2FF29C98" w14:textId="071CBCCE" w:rsidR="004C3AD0" w:rsidRDefault="004C3AD0" w:rsidP="00250B34">
      <w:pPr>
        <w:ind w:left="720" w:firstLine="0"/>
      </w:pPr>
      <w:r w:rsidRPr="0004292E">
        <w:rPr>
          <w:b/>
          <w:bCs/>
        </w:rPr>
        <w:t xml:space="preserve">Statements and Declarations: </w:t>
      </w:r>
      <w:r w:rsidRPr="00225F8B">
        <w:t>The authors have no relevant financial or non-financial interests to disclose.</w:t>
      </w:r>
    </w:p>
    <w:p w14:paraId="0B6FA217" w14:textId="77777777" w:rsidR="00250B34" w:rsidRPr="0004292E" w:rsidRDefault="00250B34" w:rsidP="00273BF7">
      <w:pPr>
        <w:ind w:left="720" w:firstLine="0"/>
        <w:rPr>
          <w:b/>
          <w:bCs/>
        </w:rPr>
      </w:pPr>
    </w:p>
    <w:p w14:paraId="096E4B43" w14:textId="77777777" w:rsidR="004C3AD0" w:rsidRPr="0004292E" w:rsidRDefault="004C3AD0" w:rsidP="009260D8">
      <w:r w:rsidRPr="00273BF7">
        <w:rPr>
          <w:b/>
          <w:bCs/>
        </w:rPr>
        <w:t>Financial interests:</w:t>
      </w:r>
      <w:r w:rsidRPr="0004292E">
        <w:t xml:space="preserve"> none.</w:t>
      </w:r>
    </w:p>
    <w:p w14:paraId="674A0D39" w14:textId="666A64D2" w:rsidR="004C3AD0" w:rsidRPr="0004292E" w:rsidRDefault="004C3AD0" w:rsidP="009260D8">
      <w:r w:rsidRPr="00273BF7">
        <w:rPr>
          <w:b/>
          <w:bCs/>
        </w:rPr>
        <w:t>Non-financial interests</w:t>
      </w:r>
      <w:r w:rsidRPr="0004292E">
        <w:t>: none</w:t>
      </w:r>
      <w:r w:rsidR="00250B34">
        <w:t>.</w:t>
      </w:r>
      <w:r w:rsidRPr="0004292E">
        <w:t xml:space="preserve"> </w:t>
      </w:r>
    </w:p>
    <w:p w14:paraId="1EEA3347" w14:textId="0FDC4651" w:rsidR="004C3AD0" w:rsidRPr="0004292E" w:rsidRDefault="004C3AD0" w:rsidP="009260D8">
      <w:r w:rsidRPr="00273BF7">
        <w:rPr>
          <w:b/>
          <w:bCs/>
        </w:rPr>
        <w:t>Acknowledgements</w:t>
      </w:r>
      <w:r w:rsidRPr="0004292E">
        <w:t>: none</w:t>
      </w:r>
      <w:r w:rsidR="00250B34">
        <w:t>.</w:t>
      </w:r>
    </w:p>
    <w:p w14:paraId="19BDF008" w14:textId="241AA91E" w:rsidR="004C3AD0" w:rsidRPr="0004292E" w:rsidRDefault="004C3AD0" w:rsidP="009260D8">
      <w:r w:rsidRPr="00273BF7">
        <w:rPr>
          <w:b/>
          <w:bCs/>
        </w:rPr>
        <w:t>Funding:</w:t>
      </w:r>
      <w:r w:rsidRPr="0004292E">
        <w:t xml:space="preserve"> No funding was received </w:t>
      </w:r>
      <w:r w:rsidR="007C2056">
        <w:t>to conduct</w:t>
      </w:r>
      <w:r w:rsidRPr="0004292E">
        <w:t xml:space="preserve"> this study.</w:t>
      </w:r>
    </w:p>
    <w:p w14:paraId="26AE1017" w14:textId="77777777" w:rsidR="004C3AD0" w:rsidRPr="0004292E" w:rsidRDefault="004C3AD0" w:rsidP="009260D8">
      <w:r w:rsidRPr="00273BF7">
        <w:rPr>
          <w:b/>
          <w:bCs/>
        </w:rPr>
        <w:t>Declarations:</w:t>
      </w:r>
      <w:r w:rsidRPr="0004292E">
        <w:t xml:space="preserve"> No human subjects were used in this research. </w:t>
      </w:r>
    </w:p>
    <w:p w14:paraId="290DBB01" w14:textId="58CE282F" w:rsidR="004C3AD0" w:rsidRDefault="004C3AD0" w:rsidP="00273BF7">
      <w:pPr>
        <w:pStyle w:val="Heading1"/>
        <w:rPr>
          <w:ins w:id="1" w:author="Beauvais, Bradley M" w:date="2025-06-04T12:59:00Z" w16du:dateUtc="2025-06-04T17:59:00Z"/>
        </w:rPr>
      </w:pPr>
      <w:r>
        <w:br w:type="page"/>
      </w:r>
      <w:r w:rsidRPr="00806AE3">
        <w:lastRenderedPageBreak/>
        <w:t>Abstract</w:t>
      </w:r>
    </w:p>
    <w:p w14:paraId="1B458293" w14:textId="77777777" w:rsidR="002C6507" w:rsidRPr="002C6507" w:rsidRDefault="002C6507">
      <w:pPr>
        <w:pPrChange w:id="2" w:author="Beauvais, Bradley M" w:date="2025-06-04T12:59:00Z" w16du:dateUtc="2025-06-04T17:59:00Z">
          <w:pPr>
            <w:pStyle w:val="Heading1"/>
          </w:pPr>
        </w:pPrChange>
      </w:pPr>
    </w:p>
    <w:p w14:paraId="7BB07E6A" w14:textId="1B30DF76" w:rsidR="00E90579" w:rsidRPr="00DA5598" w:rsidDel="002C6507" w:rsidRDefault="00E90579">
      <w:pPr>
        <w:rPr>
          <w:del w:id="3" w:author="Beauvais, Bradley M" w:date="2025-06-04T12:59:00Z" w16du:dateUtc="2025-06-04T17:59:00Z"/>
        </w:rPr>
      </w:pPr>
    </w:p>
    <w:p w14:paraId="0ECBEA8F" w14:textId="1B7F3AE4" w:rsidR="004C3AD0" w:rsidRPr="002C6507" w:rsidDel="002C6507" w:rsidRDefault="002C6507" w:rsidP="00581619">
      <w:pPr>
        <w:rPr>
          <w:del w:id="4" w:author="Beauvais, Bradley M" w:date="2025-06-04T12:59:00Z" w16du:dateUtc="2025-06-04T17:59:00Z"/>
        </w:rPr>
      </w:pPr>
      <w:bookmarkStart w:id="5" w:name="_Hlk118497184"/>
      <w:bookmarkEnd w:id="5"/>
      <w:ins w:id="6" w:author="Beauvais, Bradley M" w:date="2025-06-04T12:59:00Z">
        <w:r w:rsidRPr="002C6507">
          <w:t xml:space="preserve">In response to the growing number of hospital bankruptcies across the United States, this study sought to develop a predictive and interpretable model tailored specifically to the healthcare industry. Utilizing a longitudinal dataset of 3,091 short-term acute care hospitals from 2008 to 2021, we evaluated and compared traditional bankruptcy prediction models—Altman's Z'', Ohlson’s O-score, and Zmijewski’s model—against a newly developed hospital-specific logistic regression model (BRKFSST). We incorporated over 30 financial and hospital-level variables, including quality indicators, ownership type, and market characteristics. Unlike prior models, ours lagged all </w:t>
        </w:r>
        <w:proofErr w:type="gramStart"/>
        <w:r w:rsidRPr="002C6507">
          <w:t>unknowable</w:t>
        </w:r>
        <w:proofErr w:type="gramEnd"/>
        <w:r w:rsidRPr="002C6507">
          <w:t xml:space="preserve"> variables to ensure true out-of-sample prediction. The BRKFSST model achieved strong performance, </w:t>
        </w:r>
      </w:ins>
      <w:r w:rsidR="00653A25">
        <w:t xml:space="preserve">with an </w:t>
      </w:r>
      <w:ins w:id="7" w:author="Beauvais, Bradley M" w:date="2025-06-04T12:50:00Z">
        <w:r w:rsidR="00653A25" w:rsidRPr="008B1380">
          <w:rPr>
            <w:rPrChange w:id="8" w:author="Beauvais, Bradley M" w:date="2025-06-04T12:52:00Z" w16du:dateUtc="2025-06-04T17:52:00Z">
              <w:rPr>
                <w:rFonts w:eastAsia="Times New Roman" w:cs="Times New Roman"/>
                <w:bCs/>
                <w:i/>
                <w:noProof/>
                <w:snapToGrid w:val="0"/>
                <w:color w:val="000000"/>
                <w:sz w:val="20"/>
                <w:szCs w:val="20"/>
                <w:lang w:eastAsia="de-DE" w:bidi="en-US"/>
              </w:rPr>
            </w:rPrChange>
          </w:rPr>
          <w:t xml:space="preserve">Area Under the Curve (AUC) of </w:t>
        </w:r>
      </w:ins>
      <w:r w:rsidR="00653A25">
        <w:t>81.8</w:t>
      </w:r>
      <w:ins w:id="9" w:author="Beauvais, Bradley M" w:date="2025-06-04T12:50:00Z">
        <w:r w:rsidR="00653A25" w:rsidRPr="008B1380">
          <w:rPr>
            <w:rPrChange w:id="10" w:author="Beauvais, Bradley M" w:date="2025-06-04T12:52:00Z" w16du:dateUtc="2025-06-04T17:52:00Z">
              <w:rPr>
                <w:rFonts w:eastAsia="Times New Roman" w:cs="Times New Roman"/>
                <w:bCs/>
                <w:i/>
                <w:noProof/>
                <w:snapToGrid w:val="0"/>
                <w:color w:val="000000"/>
                <w:sz w:val="20"/>
                <w:szCs w:val="20"/>
                <w:lang w:eastAsia="de-DE" w:bidi="en-US"/>
              </w:rPr>
            </w:rPrChange>
          </w:rPr>
          <w:t>%, balanced accuracy of 72.</w:t>
        </w:r>
      </w:ins>
      <w:r w:rsidR="00653A25">
        <w:t>2</w:t>
      </w:r>
      <w:ins w:id="11" w:author="Beauvais, Bradley M" w:date="2025-06-04T12:50:00Z">
        <w:r w:rsidR="00653A25" w:rsidRPr="008B1380">
          <w:rPr>
            <w:rPrChange w:id="12" w:author="Beauvais, Bradley M" w:date="2025-06-04T12:52:00Z" w16du:dateUtc="2025-06-04T17:52:00Z">
              <w:rPr>
                <w:rFonts w:eastAsia="Times New Roman" w:cs="Times New Roman"/>
                <w:bCs/>
                <w:i/>
                <w:noProof/>
                <w:snapToGrid w:val="0"/>
                <w:color w:val="000000"/>
                <w:sz w:val="20"/>
                <w:szCs w:val="20"/>
                <w:lang w:eastAsia="de-DE" w:bidi="en-US"/>
              </w:rPr>
            </w:rPrChange>
          </w:rPr>
          <w:t xml:space="preserve">%, and a mean recall of </w:t>
        </w:r>
      </w:ins>
      <w:r w:rsidR="00653A25">
        <w:t>60.6</w:t>
      </w:r>
      <w:ins w:id="13" w:author="Beauvais, Bradley M" w:date="2025-06-04T12:50:00Z">
        <w:r w:rsidR="00653A25" w:rsidRPr="008B1380">
          <w:rPr>
            <w:rPrChange w:id="14" w:author="Beauvais, Bradley M" w:date="2025-06-04T12:52:00Z" w16du:dateUtc="2025-06-04T17:52:00Z">
              <w:rPr>
                <w:rFonts w:eastAsia="Times New Roman" w:cs="Times New Roman"/>
                <w:bCs/>
                <w:i/>
                <w:noProof/>
                <w:snapToGrid w:val="0"/>
                <w:color w:val="000000"/>
                <w:sz w:val="20"/>
                <w:szCs w:val="20"/>
                <w:lang w:eastAsia="de-DE" w:bidi="en-US"/>
              </w:rPr>
            </w:rPrChange>
          </w:rPr>
          <w:t>% across multiple test/train splits</w:t>
        </w:r>
      </w:ins>
      <w:r w:rsidR="00C64260">
        <w:t>,</w:t>
      </w:r>
      <w:ins w:id="15" w:author="Beauvais, Bradley M" w:date="2025-06-04T12:59:00Z">
        <w:r w:rsidRPr="002C6507">
          <w:t xml:space="preserve"> outperforming all benchmark models. Importantly, the model retained interpretability, allowing for the identification of key predictors such as labor compensation ratio, adjusted patient days, and quality ratings. These findings provide actionable insights for hospital leaders and policymakers to identify at-risk institutions and implement early interventions to prevent financial collapse and preserve access to care.</w:t>
        </w:r>
      </w:ins>
      <w:del w:id="16" w:author="Beauvais, Bradley M" w:date="2025-06-04T12:59:00Z" w16du:dateUtc="2025-06-04T17:59:00Z">
        <w:r w:rsidR="004C3AD0" w:rsidRPr="002C6507" w:rsidDel="002C6507">
          <w:delText xml:space="preserve">In recent years, hospitals across the United States </w:delText>
        </w:r>
        <w:r w:rsidR="001C0B06" w:rsidRPr="002C6507" w:rsidDel="002C6507">
          <w:delText xml:space="preserve">have </w:delText>
        </w:r>
        <w:r w:rsidR="004C3AD0" w:rsidRPr="002C6507" w:rsidDel="002C6507">
          <w:delText xml:space="preserve">faced </w:delText>
        </w:r>
        <w:r w:rsidR="006D3E19" w:rsidRPr="002C6507" w:rsidDel="002C6507">
          <w:delText xml:space="preserve">numerous operational viability </w:delText>
        </w:r>
        <w:r w:rsidR="004C3AD0" w:rsidRPr="002C6507" w:rsidDel="002C6507">
          <w:delText xml:space="preserve">challenges due to the intricate landscape of regulatory, reimbursement, and workforce issues. </w:delText>
        </w:r>
        <w:r w:rsidR="00CB709F" w:rsidRPr="002C6507" w:rsidDel="002C6507">
          <w:delText xml:space="preserve">These </w:delText>
        </w:r>
        <w:r w:rsidR="00953062" w:rsidRPr="002C6507" w:rsidDel="002C6507">
          <w:delText>difficulties</w:delText>
        </w:r>
        <w:r w:rsidR="004F0D11" w:rsidRPr="002C6507" w:rsidDel="002C6507">
          <w:delText xml:space="preserve"> have </w:delText>
        </w:r>
        <w:r w:rsidR="004C3AD0" w:rsidRPr="002C6507" w:rsidDel="002C6507">
          <w:delText>resulted in a significant upswing in healthcare-related bankruptcies. Despite earlier attempts by researchers to propose explanatory methods for predicting bankruptcy, such as</w:delText>
        </w:r>
        <w:r w:rsidR="007B2CDB" w:rsidRPr="002C6507" w:rsidDel="002C6507">
          <w:delText xml:space="preserve"> </w:delText>
        </w:r>
        <w:r w:rsidR="004C3AD0" w:rsidRPr="002C6507" w:rsidDel="002C6507">
          <w:delText>Altman's discriminant analysis</w:delText>
        </w:r>
        <w:r w:rsidR="0000014E" w:rsidRPr="002C6507" w:rsidDel="002C6507">
          <w:delText xml:space="preserve">, </w:delText>
        </w:r>
        <w:r w:rsidR="004C3AD0" w:rsidRPr="002C6507" w:rsidDel="002C6507">
          <w:delText xml:space="preserve">Ohlson's "O-Score" nine-factor </w:delText>
        </w:r>
        <w:r w:rsidR="00AE5021" w:rsidRPr="002C6507" w:rsidDel="002C6507">
          <w:delText>logistic regression</w:delText>
        </w:r>
        <w:r w:rsidR="004C3AD0" w:rsidRPr="002C6507" w:rsidDel="002C6507">
          <w:delText xml:space="preserve"> model</w:delText>
        </w:r>
        <w:r w:rsidR="003D1067" w:rsidRPr="002C6507" w:rsidDel="002C6507">
          <w:delText>,</w:delText>
        </w:r>
        <w:r w:rsidR="0000014E" w:rsidRPr="002C6507" w:rsidDel="002C6507">
          <w:delText xml:space="preserve"> and Zmijewski’s</w:delText>
        </w:r>
        <w:r w:rsidR="00B22CAF" w:rsidRPr="002C6507" w:rsidDel="002C6507">
          <w:delText xml:space="preserve"> reduced factor model</w:delText>
        </w:r>
        <w:r w:rsidR="004C3AD0" w:rsidRPr="002C6507" w:rsidDel="002C6507">
          <w:delText xml:space="preserve">, </w:delText>
        </w:r>
        <w:r w:rsidR="00B22CAF" w:rsidRPr="002C6507" w:rsidDel="002C6507">
          <w:delText xml:space="preserve">none of </w:delText>
        </w:r>
        <w:r w:rsidR="004C3AD0" w:rsidRPr="002C6507" w:rsidDel="002C6507">
          <w:delText>these models have undergone extensive testing</w:delText>
        </w:r>
        <w:r w:rsidR="005C538E" w:rsidRPr="002C6507" w:rsidDel="002C6507">
          <w:delText xml:space="preserve"> in the </w:delText>
        </w:r>
        <w:r w:rsidR="00495252" w:rsidRPr="002C6507" w:rsidDel="002C6507">
          <w:delText>health care industry</w:delText>
        </w:r>
        <w:r w:rsidR="004C3AD0" w:rsidRPr="002C6507" w:rsidDel="002C6507">
          <w:delText xml:space="preserve">. Addressing this gap, this study develops an explanatory and predictive logistic model for hospital bankruptcy, </w:delText>
        </w:r>
        <w:r w:rsidR="00BD4D8E" w:rsidRPr="002C6507" w:rsidDel="002C6507">
          <w:delText>leveraging</w:delText>
        </w:r>
        <w:r w:rsidR="004C3AD0" w:rsidRPr="002C6507" w:rsidDel="002C6507">
          <w:delText xml:space="preserve"> </w:delText>
        </w:r>
        <w:r w:rsidR="00BE7985" w:rsidRPr="002C6507" w:rsidDel="002C6507">
          <w:delText>10</w:delText>
        </w:r>
        <w:r w:rsidR="007577D3" w:rsidRPr="002C6507" w:rsidDel="002C6507">
          <w:delText xml:space="preserve"> </w:delText>
        </w:r>
        <w:r w:rsidR="004C3AD0" w:rsidRPr="002C6507" w:rsidDel="002C6507">
          <w:delText>financial and hospital-level variables and drawing on data from 3,</w:delText>
        </w:r>
        <w:r w:rsidR="007D6FFF" w:rsidRPr="002C6507" w:rsidDel="002C6507">
          <w:delText xml:space="preserve">091 </w:delText>
        </w:r>
        <w:r w:rsidR="004C3AD0" w:rsidRPr="002C6507" w:rsidDel="002C6507">
          <w:delText>hospitals spanning the period from 2008 to 2021. The outcomes showcase superior performance on 5 out of 7 commonly used metrics in the confusion matrix, as well as presenting practitioners with a</w:delText>
        </w:r>
      </w:del>
      <w:ins w:id="17" w:author="Aleksandar Tomic" w:date="2025-05-22T23:03:00Z">
        <w:del w:id="18" w:author="Beauvais, Bradley M" w:date="2025-06-04T12:59:00Z" w16du:dateUtc="2025-06-04T17:59:00Z">
          <w:r w:rsidR="003418A0" w:rsidRPr="002C6507" w:rsidDel="002C6507">
            <w:delText xml:space="preserve"> straight-forward yet</w:delText>
          </w:r>
        </w:del>
      </w:ins>
      <w:del w:id="19" w:author="Beauvais, Bradley M" w:date="2025-06-04T12:59:00Z" w16du:dateUtc="2025-06-04T17:59:00Z">
        <w:r w:rsidR="004C3AD0" w:rsidRPr="002C6507" w:rsidDel="002C6507">
          <w:delText xml:space="preserve"> robust tool for both assessing and predicting financial distress in the healthcare sector.</w:delText>
        </w:r>
      </w:del>
    </w:p>
    <w:p w14:paraId="0FB83577" w14:textId="77777777" w:rsidR="002C6507" w:rsidRPr="002C6507" w:rsidRDefault="002C6507" w:rsidP="002C6507">
      <w:pPr>
        <w:rPr>
          <w:ins w:id="20" w:author="Beauvais, Bradley M" w:date="2025-06-04T12:59:00Z" w16du:dateUtc="2025-06-04T17:59:00Z"/>
        </w:rPr>
      </w:pPr>
    </w:p>
    <w:p w14:paraId="3E6A1B0B" w14:textId="345A5933" w:rsidR="004C3AD0" w:rsidRDefault="004C3AD0" w:rsidP="00273BF7">
      <w:pPr>
        <w:pStyle w:val="Heading1"/>
      </w:pPr>
      <w:r w:rsidRPr="00EA4709">
        <w:rPr>
          <w:rFonts w:ascii="system-ui" w:eastAsia="system-ui" w:hAnsi="system-ui" w:cs="system-ui"/>
          <w:color w:val="374151"/>
        </w:rPr>
        <w:t xml:space="preserve">1. </w:t>
      </w:r>
      <w:r w:rsidR="03461A8C" w:rsidRPr="009D3351">
        <w:t>Introduction</w:t>
      </w:r>
    </w:p>
    <w:p w14:paraId="18826A22" w14:textId="77777777" w:rsidR="00E90579" w:rsidRPr="00EA4709" w:rsidRDefault="00E90579" w:rsidP="009260D8"/>
    <w:p w14:paraId="1B57A274" w14:textId="27DBD72A" w:rsidR="0040387F" w:rsidRPr="00A6237D" w:rsidRDefault="7CE17A71" w:rsidP="009260D8">
      <w:r w:rsidRPr="00A6237D">
        <w:t>In the United States, short</w:t>
      </w:r>
      <w:r w:rsidR="00BD4D8E">
        <w:t>-</w:t>
      </w:r>
      <w:r w:rsidRPr="00A6237D">
        <w:t xml:space="preserve">term acute care is delivered by a wide variety of </w:t>
      </w:r>
      <w:r w:rsidR="004D4E55" w:rsidRPr="00A6237D">
        <w:t xml:space="preserve">hospitals and health systems. </w:t>
      </w:r>
      <w:r w:rsidRPr="00A6237D">
        <w:t xml:space="preserve">Unlike other developed nations, </w:t>
      </w:r>
      <w:r w:rsidR="00DF3641" w:rsidRPr="00A6237D">
        <w:t xml:space="preserve">the </w:t>
      </w:r>
      <w:r w:rsidR="00AE7996" w:rsidRPr="00A6237D">
        <w:t>US</w:t>
      </w:r>
      <w:r w:rsidR="00DF3641" w:rsidRPr="00A6237D">
        <w:t xml:space="preserve"> has no</w:t>
      </w:r>
      <w:r w:rsidRPr="00A6237D">
        <w:t xml:space="preserve"> single central planning or controlling organization </w:t>
      </w:r>
      <w:r w:rsidR="00DF3641" w:rsidRPr="00A6237D">
        <w:t>for hospitals</w:t>
      </w:r>
      <w:r w:rsidRPr="00A6237D">
        <w:t>. Instead, hospital</w:t>
      </w:r>
      <w:r w:rsidR="009974E6">
        <w:t xml:space="preserve">s </w:t>
      </w:r>
      <w:r w:rsidRPr="00A6237D">
        <w:t>in the US ensur</w:t>
      </w:r>
      <w:r w:rsidR="009974E6">
        <w:t>e</w:t>
      </w:r>
      <w:r w:rsidRPr="00A6237D">
        <w:t xml:space="preserve"> long</w:t>
      </w:r>
      <w:r w:rsidR="00AE7996" w:rsidRPr="00A6237D">
        <w:t>-</w:t>
      </w:r>
      <w:r w:rsidRPr="00A6237D">
        <w:t xml:space="preserve">term economic viability by providing as many visits and services as possible in a </w:t>
      </w:r>
      <w:r w:rsidR="00A05102">
        <w:t xml:space="preserve">predominantly </w:t>
      </w:r>
      <w:r w:rsidRPr="00A6237D">
        <w:t xml:space="preserve">fee-for-service system. As with any business, this revenue model is structured to generate adequate cash flow to cover operational costs. However, in recent years, </w:t>
      </w:r>
      <w:r w:rsidR="00AE7996" w:rsidRPr="00A6237D">
        <w:t xml:space="preserve">many </w:t>
      </w:r>
      <w:r w:rsidRPr="00A6237D">
        <w:t>hospitals across the country have not been able to maintain profitability</w:t>
      </w:r>
      <w:r w:rsidR="00AE7996" w:rsidRPr="00A6237D">
        <w:t>,</w:t>
      </w:r>
      <w:r w:rsidRPr="00A6237D">
        <w:t xml:space="preserve"> and bankruptcy has become increasingly common</w:t>
      </w:r>
      <w:r w:rsidR="004835B8">
        <w:t xml:space="preserve"> [1]</w:t>
      </w:r>
      <w:r w:rsidRPr="00A6237D">
        <w:t>. The reasons behind this trend are varied</w:t>
      </w:r>
      <w:r w:rsidR="00AE7996" w:rsidRPr="00A6237D">
        <w:t>, originating</w:t>
      </w:r>
      <w:r w:rsidRPr="00A6237D">
        <w:t xml:space="preserve"> from </w:t>
      </w:r>
      <w:r w:rsidR="00DD438F" w:rsidRPr="00A6237D">
        <w:t xml:space="preserve">numerous </w:t>
      </w:r>
      <w:r w:rsidRPr="00A6237D">
        <w:t xml:space="preserve">macroeconomic, </w:t>
      </w:r>
      <w:r w:rsidR="00AA4959" w:rsidRPr="00A6237D">
        <w:t>demographic,</w:t>
      </w:r>
      <w:r w:rsidRPr="00A6237D">
        <w:t xml:space="preserve"> and policy factors. Among other causes, declining government-sponsored insurance reimbursement, rising staffing costs, increased technology costs, heightened demand from the uninsured, and intensified competition have imposed </w:t>
      </w:r>
      <w:r w:rsidR="0043247D" w:rsidRPr="00A6237D">
        <w:t>heightened</w:t>
      </w:r>
      <w:r w:rsidRPr="00A6237D">
        <w:t xml:space="preserve"> pressure on hospitals across the country</w:t>
      </w:r>
      <w:r w:rsidR="0051502E">
        <w:t xml:space="preserve"> </w:t>
      </w:r>
      <w:r w:rsidR="00E06402">
        <w:t>[2]</w:t>
      </w:r>
      <w:r w:rsidRPr="00A6237D">
        <w:t xml:space="preserve">. </w:t>
      </w:r>
    </w:p>
    <w:p w14:paraId="0ADE4B53" w14:textId="5F6DDDD9" w:rsidR="00BA2B06" w:rsidRPr="00A6237D" w:rsidRDefault="00C15933" w:rsidP="009260D8">
      <w:r w:rsidRPr="00A6237D">
        <w:t>During the</w:t>
      </w:r>
      <w:r w:rsidR="0040387F" w:rsidRPr="00A6237D">
        <w:t xml:space="preserve"> COVID-19 pandemic, healthcare facilities were challenged further by the loss of revenue from more profitable diagnostic, outpatient, and ancillary services. This additional financial strain, coupled with drastically higher operating costs, crippled many hospitals. The Polsinelli quarterly report pertaining to financial distress noted that although bankruptcy filings in most industries have decreased by 53% nationwide since 2010, filings </w:t>
      </w:r>
      <w:r w:rsidR="00551403" w:rsidRPr="00A6237D">
        <w:t xml:space="preserve">in the healthcare industry </w:t>
      </w:r>
      <w:r w:rsidR="0040387F" w:rsidRPr="00A6237D">
        <w:t xml:space="preserve">have increased by 305%, with </w:t>
      </w:r>
      <w:r w:rsidR="00303FB6" w:rsidRPr="00A6237D">
        <w:t xml:space="preserve">a disproportionate number </w:t>
      </w:r>
      <w:r w:rsidR="007A0E5F" w:rsidRPr="00A6237D">
        <w:t>associated with</w:t>
      </w:r>
      <w:r w:rsidR="0040387F" w:rsidRPr="00A6237D">
        <w:t xml:space="preserve"> hospitals in rural settings </w:t>
      </w:r>
      <w:r w:rsidR="006A455C" w:rsidRPr="00A6237D">
        <w:fldChar w:fldCharType="begin"/>
      </w:r>
      <w:r w:rsidR="00205101">
        <w:instrText xml:space="preserve"> ADDIN ZOTERO_ITEM CSL_CITATION {"citationID":"gQ5WPGxT","properties":{"formattedCitation":"[1]","plainCitation":"[1]","noteIndex":0},"citationItems":[{"id":"9FzcfhFk/bmi6cBJd","uris":["http://zotero.org/users/local/2kgMfbam/items/IHP2V72J"],"itemData":{"id":2,"type":"webpage","title":"3rd Quarter 2023 Chapter 11, Healthcare, and Real Estate Distress Indices: DistressIndex.com","URL":"https://www.distressindex.com/reports/latest","author":[{"family":"Johnson","given":"Jeremy"},{"family":"Dempsey","given":"Robert"}],"accessed":{"date-parts":[["2024",1,31]]}}}],"schema":"https://github.com/citation-style-language/schema/raw/master/csl-citation.json"} </w:instrText>
      </w:r>
      <w:r w:rsidR="006A455C" w:rsidRPr="00A6237D">
        <w:fldChar w:fldCharType="separate"/>
      </w:r>
      <w:r w:rsidR="00205101" w:rsidRPr="00205101">
        <w:t>[1]</w:t>
      </w:r>
      <w:r w:rsidR="006A455C" w:rsidRPr="00A6237D">
        <w:fldChar w:fldCharType="end"/>
      </w:r>
      <w:r w:rsidR="0040387F" w:rsidRPr="00A6237D">
        <w:t>.</w:t>
      </w:r>
      <w:r w:rsidR="00101F7B" w:rsidRPr="00A6237D">
        <w:t xml:space="preserve"> The </w:t>
      </w:r>
      <w:proofErr w:type="spellStart"/>
      <w:r w:rsidR="00101F7B" w:rsidRPr="00A6237D">
        <w:t>Chartis</w:t>
      </w:r>
      <w:proofErr w:type="spellEnd"/>
      <w:r w:rsidR="00101F7B" w:rsidRPr="00A6237D">
        <w:t xml:space="preserve"> Group also recently reported that nearly half of rural hospitals operated at a loss and </w:t>
      </w:r>
      <w:r w:rsidR="007A0E5F" w:rsidRPr="00A6237D">
        <w:t xml:space="preserve">that </w:t>
      </w:r>
      <w:r w:rsidR="00101F7B" w:rsidRPr="00A6237D">
        <w:t>138 rural hospitals have closed since 2010, even before the effects of the COVID-19 pandemic were financially realized</w:t>
      </w:r>
      <w:r w:rsidR="00F43709" w:rsidRPr="00A6237D">
        <w:t xml:space="preserve"> </w:t>
      </w:r>
      <w:r w:rsidR="00F43709" w:rsidRPr="00A6237D">
        <w:fldChar w:fldCharType="begin"/>
      </w:r>
      <w:r w:rsidR="00205101">
        <w:instrText xml:space="preserve"> ADDIN ZOTERO_ITEM CSL_CITATION {"citationID":"KCHWuXL1","properties":{"formattedCitation":"[2]","plainCitation":"[2]","noteIndex":0},"citationItems":[{"id":"9FzcfhFk/e70tyXS7","uris":["http://zotero.org/users/local/2kgMfbam/items/MFXPRMBW"],"itemData":{"id":4,"type":"webpage","abstract":"This study builds upon our existing research into the stability of the rural health safety net and provides the clearest picture yet of the extent to which the pandemic has impacted rural hospitals and their ability to deliver care within their communities.","language":"en","title":"Crises Collide: The COVID-19 Pandemic and the Stability of the Rural Health Safety Net | Chartis","title-short":"Crises Collide","URL":"https://www.chartis.com/insights/crises-collide-covid-19-pandemic-and-stability-rural-health-safety-net","accessed":{"date-parts":[["2024",1,31]]}}}],"schema":"https://github.com/citation-style-language/schema/raw/master/csl-citation.json"} </w:instrText>
      </w:r>
      <w:r w:rsidR="00F43709" w:rsidRPr="00A6237D">
        <w:fldChar w:fldCharType="separate"/>
      </w:r>
      <w:r w:rsidR="00205101" w:rsidRPr="00205101">
        <w:t>[2]</w:t>
      </w:r>
      <w:r w:rsidR="00F43709" w:rsidRPr="00A6237D">
        <w:fldChar w:fldCharType="end"/>
      </w:r>
      <w:r w:rsidR="00101F7B" w:rsidRPr="00A6237D">
        <w:t xml:space="preserve">. Similar concerns of hospital bankruptcy exist in urban settings, particularly regarding safety net hospitals, which predominantly serve the nation’s urban poor. Like their rural counterparts, these facilities have also struggled to remain viable. </w:t>
      </w:r>
      <w:r w:rsidR="00101F7B" w:rsidRPr="00A6237D">
        <w:lastRenderedPageBreak/>
        <w:t xml:space="preserve">Without the requisite financial reserves to support operations, bankruptcy and closure have become the </w:t>
      </w:r>
      <w:r w:rsidR="00A548C0" w:rsidRPr="00A6237D">
        <w:t>only</w:t>
      </w:r>
      <w:r w:rsidR="00F3624E" w:rsidRPr="00A6237D">
        <w:t xml:space="preserve"> viable</w:t>
      </w:r>
      <w:r w:rsidR="00101F7B" w:rsidRPr="00A6237D">
        <w:t xml:space="preserve"> </w:t>
      </w:r>
      <w:r w:rsidR="007C2056">
        <w:t>options</w:t>
      </w:r>
      <w:r w:rsidR="00101F7B" w:rsidRPr="00A6237D">
        <w:t xml:space="preserve">. </w:t>
      </w:r>
    </w:p>
    <w:p w14:paraId="103745D7" w14:textId="56E55DC4" w:rsidR="008D7BA7" w:rsidRPr="00A6237D" w:rsidRDefault="003E65CC" w:rsidP="009260D8">
      <w:r w:rsidRPr="00A6237D">
        <w:t xml:space="preserve">Bankruptcy </w:t>
      </w:r>
      <w:r w:rsidR="006729A0" w:rsidRPr="00A6237D">
        <w:t xml:space="preserve">of any type </w:t>
      </w:r>
      <w:r w:rsidRPr="00A6237D">
        <w:t xml:space="preserve">can create negative effects on the organization </w:t>
      </w:r>
      <w:r w:rsidR="006729A0" w:rsidRPr="00A6237D">
        <w:t>and the community</w:t>
      </w:r>
      <w:r w:rsidRPr="00A6237D">
        <w:t xml:space="preserve">. First, it </w:t>
      </w:r>
      <w:r w:rsidR="00A0065F" w:rsidRPr="00A6237D">
        <w:t>irrevocably damages</w:t>
      </w:r>
      <w:r w:rsidRPr="00A6237D">
        <w:t xml:space="preserve"> the organization’s financial </w:t>
      </w:r>
      <w:r w:rsidR="00A0065F" w:rsidRPr="00A6237D">
        <w:t>credibility</w:t>
      </w:r>
      <w:r w:rsidRPr="00A6237D">
        <w:t xml:space="preserve"> </w:t>
      </w:r>
      <w:r w:rsidR="006B1862" w:rsidRPr="00A6237D">
        <w:t>and makes</w:t>
      </w:r>
      <w:r w:rsidRPr="00A6237D">
        <w:t xml:space="preserve"> it very challenging for the organization to obtain creditors’ confidence </w:t>
      </w:r>
      <w:r w:rsidR="006D045A" w:rsidRPr="00A6237D">
        <w:t>in the future</w:t>
      </w:r>
      <w:r w:rsidRPr="00A6237D">
        <w:t xml:space="preserve">. Second, </w:t>
      </w:r>
      <w:r w:rsidR="001E53B1" w:rsidRPr="00A6237D">
        <w:t>bankruptcy may</w:t>
      </w:r>
      <w:r w:rsidRPr="00A6237D">
        <w:t xml:space="preserve"> lead to staff downsizing, restructuring, </w:t>
      </w:r>
      <w:r w:rsidR="002D1918" w:rsidRPr="00A6237D">
        <w:t>and</w:t>
      </w:r>
      <w:r w:rsidRPr="00A6237D">
        <w:t xml:space="preserve"> layoffs</w:t>
      </w:r>
      <w:r w:rsidR="002D1918" w:rsidRPr="00A6237D">
        <w:t xml:space="preserve"> which</w:t>
      </w:r>
      <w:r w:rsidRPr="00A6237D">
        <w:t xml:space="preserve"> can negatively affect the economy at the local, regional, </w:t>
      </w:r>
      <w:r w:rsidR="002D1918" w:rsidRPr="00A6237D">
        <w:t xml:space="preserve">and </w:t>
      </w:r>
      <w:r w:rsidRPr="00A6237D">
        <w:t>national</w:t>
      </w:r>
      <w:r w:rsidR="002D1918" w:rsidRPr="00A6237D">
        <w:t xml:space="preserve"> </w:t>
      </w:r>
      <w:r w:rsidRPr="00A6237D">
        <w:t xml:space="preserve">level, depending on the size of the organization. </w:t>
      </w:r>
      <w:r w:rsidR="00C353E3" w:rsidRPr="00A6237D">
        <w:t>Third</w:t>
      </w:r>
      <w:r w:rsidRPr="00A6237D">
        <w:t>, if the organization ultimately closes, the effects are even more profound</w:t>
      </w:r>
      <w:r w:rsidR="009709B5" w:rsidRPr="00A6237D">
        <w:t>.</w:t>
      </w:r>
      <w:r w:rsidR="00D50B01" w:rsidRPr="00A6237D">
        <w:t xml:space="preserve"> </w:t>
      </w:r>
      <w:r w:rsidR="00B02882" w:rsidRPr="00A6237D">
        <w:t>The loss of a hospital</w:t>
      </w:r>
      <w:r w:rsidRPr="00A6237D">
        <w:t xml:space="preserve"> </w:t>
      </w:r>
      <w:r w:rsidR="009D328E" w:rsidRPr="00A6237D">
        <w:t xml:space="preserve">drastically </w:t>
      </w:r>
      <w:r w:rsidR="00B02882" w:rsidRPr="00A6237D">
        <w:t xml:space="preserve">reduces </w:t>
      </w:r>
      <w:r w:rsidRPr="00A6237D">
        <w:t>access to healthcare services</w:t>
      </w:r>
      <w:r w:rsidR="004B14F9" w:rsidRPr="00A6237D">
        <w:t xml:space="preserve"> and </w:t>
      </w:r>
      <w:r w:rsidRPr="00A6237D">
        <w:t>may also result in neighboring hospitals having issues accommodating the influx of former patients from the bankrupt/closed hospital.</w:t>
      </w:r>
      <w:r w:rsidR="00E3192A" w:rsidRPr="00A6237D">
        <w:t xml:space="preserve"> </w:t>
      </w:r>
      <w:r w:rsidR="0082676D" w:rsidRPr="00A6237D">
        <w:t xml:space="preserve">Additionally, many </w:t>
      </w:r>
      <w:r w:rsidR="004C24BE" w:rsidRPr="00A6237D">
        <w:t>government</w:t>
      </w:r>
      <w:r w:rsidR="00022517" w:rsidRPr="00A6237D">
        <w:t>-</w:t>
      </w:r>
      <w:r w:rsidR="004C24BE" w:rsidRPr="00A6237D">
        <w:t xml:space="preserve">owned public </w:t>
      </w:r>
      <w:r w:rsidR="007A62D9" w:rsidRPr="00A6237D">
        <w:t>hospitals</w:t>
      </w:r>
      <w:r w:rsidR="0082676D" w:rsidRPr="00A6237D">
        <w:t xml:space="preserve"> </w:t>
      </w:r>
      <w:r w:rsidR="00542FD1" w:rsidRPr="00A6237D">
        <w:t>are safety</w:t>
      </w:r>
      <w:r w:rsidR="00022517" w:rsidRPr="00A6237D">
        <w:t xml:space="preserve"> </w:t>
      </w:r>
      <w:r w:rsidR="00542FD1" w:rsidRPr="00A6237D">
        <w:t>net providers</w:t>
      </w:r>
      <w:r w:rsidR="0082676D" w:rsidRPr="00A6237D">
        <w:t>. Thus</w:t>
      </w:r>
      <w:r w:rsidR="00542FD1" w:rsidRPr="00A6237D">
        <w:t xml:space="preserve">, </w:t>
      </w:r>
      <w:r w:rsidR="00ED475F" w:rsidRPr="00A6237D">
        <w:t xml:space="preserve">the </w:t>
      </w:r>
      <w:r w:rsidR="004030DE" w:rsidRPr="00A6237D">
        <w:t xml:space="preserve">immediate </w:t>
      </w:r>
      <w:r w:rsidR="00ED475F" w:rsidRPr="00A6237D">
        <w:t>consequence of closure</w:t>
      </w:r>
      <w:r w:rsidR="004030DE" w:rsidRPr="00A6237D">
        <w:t xml:space="preserve"> is</w:t>
      </w:r>
      <w:r w:rsidR="00022517" w:rsidRPr="00A6237D">
        <w:t xml:space="preserve"> diminishe</w:t>
      </w:r>
      <w:r w:rsidR="004030DE" w:rsidRPr="00A6237D">
        <w:t>d</w:t>
      </w:r>
      <w:r w:rsidR="007F01A0" w:rsidRPr="00A6237D">
        <w:t xml:space="preserve"> access to care for the underinsured and uninsured population</w:t>
      </w:r>
      <w:r w:rsidR="00A72A10" w:rsidRPr="00A6237D">
        <w:t xml:space="preserve">. And if a public hospital is the sole community provider, the </w:t>
      </w:r>
      <w:r w:rsidR="0066186E" w:rsidRPr="00A6237D">
        <w:t xml:space="preserve">community is left with no access to </w:t>
      </w:r>
      <w:r w:rsidR="009935D4" w:rsidRPr="00A6237D">
        <w:t>hospital care</w:t>
      </w:r>
      <w:r w:rsidR="003A6CD9">
        <w:t>,</w:t>
      </w:r>
      <w:r w:rsidR="00F8656B" w:rsidRPr="00A6237D">
        <w:t xml:space="preserve"> and </w:t>
      </w:r>
      <w:r w:rsidR="00FD5182" w:rsidRPr="00A6237D">
        <w:t>consequently</w:t>
      </w:r>
      <w:r w:rsidR="006F002A" w:rsidRPr="00A6237D">
        <w:t>,</w:t>
      </w:r>
      <w:r w:rsidR="00F8656B" w:rsidRPr="00A6237D">
        <w:t xml:space="preserve"> </w:t>
      </w:r>
      <w:r w:rsidR="00FD5182" w:rsidRPr="00A6237D">
        <w:t xml:space="preserve">public health </w:t>
      </w:r>
      <w:r w:rsidR="00B04557" w:rsidRPr="00A6237D">
        <w:t xml:space="preserve">can significantly </w:t>
      </w:r>
      <w:r w:rsidR="00F17FAB" w:rsidRPr="00A6237D">
        <w:t>deteriorate</w:t>
      </w:r>
      <w:r w:rsidR="008E6CAC" w:rsidRPr="00A6237D">
        <w:t xml:space="preserve"> [</w:t>
      </w:r>
      <w:r w:rsidR="00C0180F">
        <w:t>5</w:t>
      </w:r>
      <w:r w:rsidR="008E6CAC" w:rsidRPr="00A6237D">
        <w:t>]</w:t>
      </w:r>
      <w:r w:rsidR="00F8656B" w:rsidRPr="00A6237D">
        <w:t xml:space="preserve">. </w:t>
      </w:r>
    </w:p>
    <w:p w14:paraId="3904D608" w14:textId="091CBE3E" w:rsidR="003E65CC" w:rsidRDefault="003711A7" w:rsidP="009260D8">
      <w:pPr>
        <w:rPr>
          <w:ins w:id="21" w:author="Fulton, Lawrence V" w:date="2025-06-06T08:31:00Z" w16du:dateUtc="2025-06-06T12:31:00Z"/>
        </w:rPr>
      </w:pPr>
      <w:r w:rsidRPr="00A6237D">
        <w:t xml:space="preserve">While </w:t>
      </w:r>
      <w:r w:rsidR="00B55D92" w:rsidRPr="00A6237D">
        <w:t xml:space="preserve">hospital </w:t>
      </w:r>
      <w:r w:rsidR="00425138" w:rsidRPr="00A6237D">
        <w:t xml:space="preserve">bankruptcy can </w:t>
      </w:r>
      <w:r w:rsidRPr="00A6237D">
        <w:t xml:space="preserve">result in </w:t>
      </w:r>
      <w:r w:rsidR="00425138" w:rsidRPr="00A6237D">
        <w:t xml:space="preserve">a myriad of </w:t>
      </w:r>
      <w:r w:rsidR="00C61E6E" w:rsidRPr="00A6237D">
        <w:t>problems</w:t>
      </w:r>
      <w:r w:rsidR="00093313" w:rsidRPr="00A6237D">
        <w:t xml:space="preserve"> </w:t>
      </w:r>
      <w:r w:rsidR="003A6CD9">
        <w:t>for</w:t>
      </w:r>
      <w:r w:rsidR="003A6CD9" w:rsidRPr="00A6237D">
        <w:t xml:space="preserve"> </w:t>
      </w:r>
      <w:r w:rsidR="00093313" w:rsidRPr="00A6237D">
        <w:t>patients, providers, and the local economy</w:t>
      </w:r>
      <w:r w:rsidR="00C61E6E" w:rsidRPr="00A6237D">
        <w:t>, it is</w:t>
      </w:r>
      <w:r w:rsidR="0051743D" w:rsidRPr="00A6237D">
        <w:t xml:space="preserve"> a preventable situation i</w:t>
      </w:r>
      <w:r w:rsidR="003B3CC2" w:rsidRPr="00A6237D">
        <w:t>f</w:t>
      </w:r>
      <w:r w:rsidR="0051743D" w:rsidRPr="00A6237D">
        <w:t xml:space="preserve"> </w:t>
      </w:r>
      <w:r w:rsidR="00A219A5" w:rsidRPr="00A6237D">
        <w:t>the threat</w:t>
      </w:r>
      <w:r w:rsidR="00425138" w:rsidRPr="00A6237D">
        <w:t>s causing</w:t>
      </w:r>
      <w:r w:rsidR="00A219A5" w:rsidRPr="00A6237D">
        <w:t xml:space="preserve"> </w:t>
      </w:r>
      <w:r w:rsidR="00137DB0" w:rsidRPr="00A6237D">
        <w:t>financial distress</w:t>
      </w:r>
      <w:r w:rsidR="00093313" w:rsidRPr="00A6237D">
        <w:t xml:space="preserve"> ca</w:t>
      </w:r>
      <w:r w:rsidR="0055282D" w:rsidRPr="00A6237D">
        <w:t xml:space="preserve">n be </w:t>
      </w:r>
      <w:r w:rsidR="004E6FD7" w:rsidRPr="00A6237D">
        <w:t xml:space="preserve">accurately </w:t>
      </w:r>
      <w:r w:rsidR="004E4CBC" w:rsidRPr="00A6237D">
        <w:t xml:space="preserve">detected </w:t>
      </w:r>
      <w:r w:rsidR="0055282D" w:rsidRPr="00A6237D">
        <w:t xml:space="preserve">and appropriately addressed before bankruptcy becomes the only managerial option. </w:t>
      </w:r>
      <w:r w:rsidR="00121BFD" w:rsidRPr="00A6237D">
        <w:t xml:space="preserve">The purpose of this study is to </w:t>
      </w:r>
      <w:r w:rsidR="008D7BA7" w:rsidRPr="00A6237D">
        <w:t>evaluate and build</w:t>
      </w:r>
      <w:r w:rsidR="00B20E89" w:rsidRPr="00A6237D">
        <w:t xml:space="preserve"> </w:t>
      </w:r>
      <w:r w:rsidR="00AB2877" w:rsidRPr="00A6237D">
        <w:t>upon</w:t>
      </w:r>
      <w:r w:rsidR="00B20E89" w:rsidRPr="00A6237D">
        <w:t xml:space="preserve"> </w:t>
      </w:r>
      <w:r w:rsidR="00F112FA" w:rsidRPr="00A6237D">
        <w:t xml:space="preserve">prior bankruptcy studies by </w:t>
      </w:r>
      <w:r w:rsidR="002C66B1" w:rsidRPr="00A6237D">
        <w:t>developing</w:t>
      </w:r>
      <w:r w:rsidR="00F112FA" w:rsidRPr="00A6237D">
        <w:t xml:space="preserve"> a</w:t>
      </w:r>
      <w:r w:rsidR="00D11274" w:rsidRPr="00A6237D">
        <w:t>n explanatory and pre</w:t>
      </w:r>
      <w:r w:rsidR="00F67338" w:rsidRPr="00A6237D">
        <w:t>dictive</w:t>
      </w:r>
      <w:r w:rsidR="00F112FA" w:rsidRPr="00A6237D">
        <w:t xml:space="preserve"> model </w:t>
      </w:r>
      <w:r w:rsidR="00DC04E1" w:rsidRPr="00A6237D">
        <w:t>of</w:t>
      </w:r>
      <w:r w:rsidR="00F112FA" w:rsidRPr="00A6237D">
        <w:t xml:space="preserve"> </w:t>
      </w:r>
      <w:r w:rsidR="00124B0F" w:rsidRPr="00A6237D">
        <w:t>hospital bankruptcy using</w:t>
      </w:r>
      <w:r w:rsidR="00021A61" w:rsidRPr="00A6237D">
        <w:t xml:space="preserve"> a robust </w:t>
      </w:r>
      <w:r w:rsidR="00FA44D6" w:rsidRPr="00A6237D">
        <w:t xml:space="preserve">longitudinal </w:t>
      </w:r>
      <w:r w:rsidR="00021A61" w:rsidRPr="00A6237D">
        <w:t>sample of hospitals drawn from across the United States</w:t>
      </w:r>
      <w:r w:rsidR="00425414">
        <w:t>.</w:t>
      </w:r>
      <w:r w:rsidR="007275EE" w:rsidRPr="00A6237D">
        <w:t xml:space="preserve"> </w:t>
      </w:r>
    </w:p>
    <w:p w14:paraId="7525A22A" w14:textId="39404C70" w:rsidR="009A27F4" w:rsidRPr="00A6237D" w:rsidRDefault="009A27F4" w:rsidP="009260D8">
      <w:ins w:id="22" w:author="Fulton, Lawrence V" w:date="2025-06-06T08:31:00Z">
        <w:r w:rsidRPr="009A27F4">
          <w:t xml:space="preserve">This study makes several important contributions. First, it develops a hospital-specific predictive bankruptcy model (BRKFSST) utilizing a robust dataset that incorporates both financial indicators and critical hospital-specific variables, such as quality ratings and market characteristics. Second, it demonstrates superior predictive accuracy compared to traditional bankruptcy prediction models like Altman’s </w:t>
        </w:r>
        <w:proofErr w:type="gramStart"/>
        <w:r w:rsidRPr="009A27F4">
          <w:t>Z''</w:t>
        </w:r>
        <w:proofErr w:type="gramEnd"/>
        <w:r w:rsidRPr="009A27F4">
          <w:t>, Ohlson’s O-score, and Zmijewski’s model. Finally, it provides actionable, interpretable insights to assist hospital leaders and policymakers in proactively managing financial risk.</w:t>
        </w:r>
      </w:ins>
    </w:p>
    <w:p w14:paraId="0993CCFF" w14:textId="25115464" w:rsidR="003E65CC" w:rsidRDefault="00A47548" w:rsidP="005E258E">
      <w:pPr>
        <w:pStyle w:val="Heading1"/>
      </w:pPr>
      <w:r>
        <w:t>2</w:t>
      </w:r>
      <w:r w:rsidR="003E65CC" w:rsidRPr="00A6237D">
        <w:t xml:space="preserve">. Literature Review </w:t>
      </w:r>
    </w:p>
    <w:p w14:paraId="0F6CD9D3" w14:textId="579ED35C" w:rsidR="00A47548" w:rsidRPr="00D1258C" w:rsidRDefault="00A47548" w:rsidP="005E258E">
      <w:pPr>
        <w:pStyle w:val="Heading2"/>
      </w:pPr>
      <w:r w:rsidRPr="00D1258C">
        <w:t xml:space="preserve">2.1. Bankruptcy Concepts, Prediction Models, and </w:t>
      </w:r>
      <w:r w:rsidR="007C2056">
        <w:t>Methodological</w:t>
      </w:r>
      <w:r w:rsidRPr="00D1258C">
        <w:t xml:space="preserve"> Evolution</w:t>
      </w:r>
    </w:p>
    <w:p w14:paraId="65808B4C" w14:textId="217BBE69" w:rsidR="00A47548" w:rsidRPr="00A47548" w:rsidDel="00E40E01" w:rsidRDefault="00A47548" w:rsidP="00A47548">
      <w:pPr>
        <w:rPr>
          <w:del w:id="23" w:author="Brad Beauvais" w:date="2025-05-23T10:13:00Z" w16du:dateUtc="2025-05-23T15:13:00Z"/>
          <w:lang w:eastAsia="de-DE" w:bidi="en-US"/>
        </w:rPr>
      </w:pPr>
    </w:p>
    <w:p w14:paraId="062C0F2F" w14:textId="3CD0C350" w:rsidR="003E65CC" w:rsidRPr="00A6237D" w:rsidRDefault="003E65CC" w:rsidP="009260D8">
      <w:r w:rsidRPr="00A6237D">
        <w:t xml:space="preserve">The term ‘bankruptcy’ is based on the legal proceeding that commences when an individual or company is incapable of repaying its debts or financial obligations. The type of bankruptcy proceeding an organization opts to pursue depends on the firm’s situation and legal structure. There are three types of </w:t>
      </w:r>
      <w:proofErr w:type="gramStart"/>
      <w:r w:rsidRPr="00A6237D">
        <w:t>bankruptcy: ‘</w:t>
      </w:r>
      <w:proofErr w:type="gramEnd"/>
      <w:r w:rsidRPr="00A6237D">
        <w:t>Chapter 7</w:t>
      </w:r>
      <w:proofErr w:type="gramStart"/>
      <w:r w:rsidRPr="00A6237D">
        <w:t>’, ‘</w:t>
      </w:r>
      <w:proofErr w:type="gramEnd"/>
      <w:r w:rsidRPr="00A6237D">
        <w:t>Chapter 11’, and ‘Chapter 13’. Each form of bankruptcy is drawn from different “chapters” in the U.S. Bankruptcy Code. Under ‘Chapter 13’ of the bankruptcy code, sole proprietorships can reorganize assets and liabilities. This allows the business owner to repay creditors within three to five years. In contrast, partnerships and corporations can file for bankruptcy protection under ‘Chapter 7’, which ceases operations of the business, or ‘Chapter 11’, which is a reorganization and allows the business to continue to operate</w:t>
      </w:r>
      <w:r w:rsidR="009A1D70" w:rsidRPr="00A6237D">
        <w:t xml:space="preserve"> </w:t>
      </w:r>
      <w:r w:rsidR="008D125C" w:rsidRPr="00A6237D">
        <w:fldChar w:fldCharType="begin"/>
      </w:r>
      <w:r w:rsidR="00205101">
        <w:instrText xml:space="preserve"> ADDIN ZOTERO_ITEM CSL_CITATION {"citationID":"aG5kYPv3","properties":{"formattedCitation":"[3]","plainCitation":"[3]","noteIndex":0},"citationItems":[{"id":"9FzcfhFk/mYw2ph7Z","uris":["http://zotero.org/users/local/2kgMfbam/items/TDVG6JZK"],"itemData":{"id":6,"type":"chapter","call-number":"Y 1.2/5:","container-title":"United States Code","edition":"2015","language":"eng","license":"fdlp","note":"Accession Number: USCODE-2015-title11\nsource: DGPO","publisher":"U.S. Government Publishing Office","source":"govinfo","title":"BANKRUPTCY. Title 11","URL":"https://www.govinfo.gov/app/details/USCODE-2015-title11","author":[{"literal":"United States: Congress: House of Representatives: Office of the Law Revision Counsel"}],"accessed":{"date-parts":[["2024",1,31]]},"issued":{"date-parts":[["2015",12,31]]}}}],"schema":"https://github.com/citation-style-language/schema/raw/master/csl-citation.json"} </w:instrText>
      </w:r>
      <w:r w:rsidR="008D125C" w:rsidRPr="00A6237D">
        <w:fldChar w:fldCharType="separate"/>
      </w:r>
      <w:r w:rsidR="00205101" w:rsidRPr="00205101">
        <w:t>[3]</w:t>
      </w:r>
      <w:r w:rsidR="008D125C" w:rsidRPr="00A6237D">
        <w:fldChar w:fldCharType="end"/>
      </w:r>
      <w:r w:rsidRPr="00A6237D">
        <w:t xml:space="preserve">. </w:t>
      </w:r>
    </w:p>
    <w:p w14:paraId="61A1132F" w14:textId="309DB14A" w:rsidR="00D501C9" w:rsidRPr="00A87DA1" w:rsidRDefault="00D501C9" w:rsidP="00A87DA1">
      <w:r w:rsidRPr="00A87DA1">
        <w:lastRenderedPageBreak/>
        <w:t xml:space="preserve">The factors that can force an organization into bankruptcy have been of interest for nearly a century. </w:t>
      </w:r>
      <w:proofErr w:type="spellStart"/>
      <w:ins w:id="24" w:author="Aleksandar Tomic" w:date="2025-05-22T23:16:00Z">
        <w:r w:rsidR="0025600D" w:rsidRPr="00A87DA1">
          <w:rPr>
            <w:rPrChange w:id="25" w:author="Brad Beauvais" w:date="2025-05-23T09:57:00Z" w16du:dateUtc="2025-05-23T14:57:00Z">
              <w:rPr>
                <w:rFonts w:eastAsia="Palatino Linotype" w:cs="Palatino Linotype"/>
              </w:rPr>
            </w:rPrChange>
          </w:rPr>
          <w:t>Bellovary</w:t>
        </w:r>
        <w:proofErr w:type="spellEnd"/>
        <w:r w:rsidR="0025600D" w:rsidRPr="00A87DA1">
          <w:rPr>
            <w:rPrChange w:id="26" w:author="Brad Beauvais" w:date="2025-05-23T09:57:00Z" w16du:dateUtc="2025-05-23T14:57:00Z">
              <w:rPr>
                <w:rFonts w:eastAsia="Palatino Linotype" w:cs="Palatino Linotype"/>
              </w:rPr>
            </w:rPrChange>
          </w:rPr>
          <w:t xml:space="preserve">, Giacomino &amp; Akers (2007) reviewed the slate of bankruptcy prediction studies from 1930 and found a total of 165 different models to consider. </w:t>
        </w:r>
      </w:ins>
      <w:r w:rsidRPr="00A87DA1">
        <w:t>Prior researchers have developed various methods to attempt to forecast a firm’s likelihood of going bankrupt</w:t>
      </w:r>
      <w:ins w:id="27" w:author="Zo Ramamonjiarivelo" w:date="2025-05-22T20:40:00Z">
        <w:r w:rsidR="00D5470E" w:rsidRPr="00A87DA1">
          <w:t>(</w:t>
        </w:r>
      </w:ins>
      <w:del w:id="28" w:author="Zo Ramamonjiarivelo" w:date="2025-05-22T20:40:00Z">
        <w:r w:rsidRPr="00A87DA1" w:rsidDel="00D5470E">
          <w:delText xml:space="preserve">.  Beginning with </w:delText>
        </w:r>
      </w:del>
      <w:r w:rsidRPr="00A87DA1">
        <w:t xml:space="preserve">Smith &amp; </w:t>
      </w:r>
      <w:proofErr w:type="spellStart"/>
      <w:r w:rsidRPr="00A87DA1">
        <w:t>Winakor</w:t>
      </w:r>
      <w:proofErr w:type="spellEnd"/>
      <w:r w:rsidRPr="00A87DA1">
        <w:t xml:space="preserve"> (1930), Fitzpatrick (1932), </w:t>
      </w:r>
      <w:del w:id="29" w:author="Ramamonjiarivelo, Zo H" w:date="2025-05-23T12:49:00Z" w16du:dateUtc="2025-05-23T17:49:00Z">
        <w:r w:rsidRPr="00A87DA1" w:rsidDel="004476B5">
          <w:delText>and</w:delText>
        </w:r>
      </w:del>
      <w:r w:rsidRPr="00A87DA1">
        <w:t xml:space="preserve"> Merwin (1942)</w:t>
      </w:r>
      <w:ins w:id="30" w:author="Zo Ramamonjiarivelo" w:date="2025-05-22T20:41:00Z">
        <w:r w:rsidR="00D5470E" w:rsidRPr="00A87DA1">
          <w:t xml:space="preserve">; </w:t>
        </w:r>
      </w:ins>
      <w:ins w:id="31" w:author="Ramamonjiarivelo, Zo H" w:date="2025-05-23T12:49:00Z" w16du:dateUtc="2025-05-23T17:49:00Z">
        <w:r w:rsidR="004476B5">
          <w:t xml:space="preserve">and </w:t>
        </w:r>
      </w:ins>
      <w:ins w:id="32" w:author="Zo Ramamonjiarivelo" w:date="2025-05-22T20:41:00Z">
        <w:r w:rsidR="00D5470E" w:rsidRPr="00A87DA1">
          <w:t>Beaver, 1966</w:t>
        </w:r>
      </w:ins>
      <w:ins w:id="33" w:author="Zo Ramamonjiarivelo" w:date="2025-05-22T20:42:00Z">
        <w:r w:rsidR="00D5470E" w:rsidRPr="00A87DA1">
          <w:t xml:space="preserve">). Financial ratios were used to predict </w:t>
        </w:r>
      </w:ins>
      <w:ins w:id="34" w:author="Zo Ramamonjiarivelo" w:date="2025-05-22T20:43:00Z">
        <w:r w:rsidR="00D5470E" w:rsidRPr="00A87DA1">
          <w:t>bankruptcy, including</w:t>
        </w:r>
      </w:ins>
      <w:del w:id="35" w:author="Zo Ramamonjiarivelo" w:date="2025-05-22T20:42:00Z">
        <w:r w:rsidRPr="00A87DA1" w:rsidDel="00D5470E">
          <w:delText>,</w:delText>
        </w:r>
      </w:del>
      <w:r w:rsidRPr="00A87DA1">
        <w:t xml:space="preserve"> </w:t>
      </w:r>
      <w:del w:id="36" w:author="Zo Ramamonjiarivelo" w:date="2025-05-22T20:43:00Z">
        <w:r w:rsidRPr="00A87DA1" w:rsidDel="00D5470E">
          <w:delText xml:space="preserve">initial prediction models were comprised of univariate analyses of an organization’s financial ratios </w:delText>
        </w:r>
        <w:r w:rsidR="00934450" w:rsidRPr="00A87DA1" w:rsidDel="00D5470E">
          <w:fldChar w:fldCharType="begin"/>
        </w:r>
        <w:r w:rsidR="00205101" w:rsidRPr="00A87DA1" w:rsidDel="00D5470E">
          <w:delInstrText xml:space="preserve"> ADDIN ZOTERO_ITEM CSL_CITATION {"citationID":"sureALM6","properties":{"formattedCitation":"[4\\uc0\\u8211{}6]","plainCitation":"[4–6]","noteIndex":0},"citationItems":[{"id":"9FzcfhFk/6A0QfeFH","uris":["http://zotero.org/users/local/2kgMfbam/items/BCS3PA52"],"itemData":{"id":9,"type":"book","collection-title":"University of Illinois bulletin","publisher":"University of Illinois","title":"A Test analysis of unsuccessful industrial companies","URL":"https://books.google.com/books?id=6NMrxQEACAAJ","volume":"31","author":[{"family":"Smith","given":"R.F."},{"family":"Winakor","given":"A.H."}],"issued":{"date-parts":[["1930"]]}}},{"id":"9FzcfhFk/BC7K6sYN","uris":["http://zotero.org/users/local/2kgMfbam/items/UBGD6IB4"],"itemData":{"id":10,"type":"book","language":"eng","note":"OCLC: 6284198","number-of-pages":"21","source":"Open WorldCat","title":"A comparison of the ratios of successful industrial enterprises with those of failed companies","author":[{"family":"FitzPatrick","given":"Paul Joseph"}],"issued":{"date-parts":[["1932"]]}}},{"id":"9FzcfhFk/aSDHeMW3","uris":["http://zotero.org/users/local/2kgMfbam/items/VKUJAV3Z"],"itemData":{"id":11,"type":"article-journal","abstract":"No abstract is available for this item.","container-title":"NBER Books","language":"en","note":"publisher: National Bureau of Economic Research, Inc","source":"ideas.repec.org","title":"Financing Small Corporations in Five Manufacturing Industries, 1926–36","URL":"https://ideas.repec.org//b/nbr/nberbk/merw42-1.html","author":[{"family":"Merwin","given":"Charles L."}],"accessed":{"date-parts":[["2024",1,31]]},"issued":{"date-parts":[["1942"]]}}}],"schema":"https://github.com/citation-style-language/schema/raw/master/csl-citation.json"} </w:delInstrText>
        </w:r>
        <w:r w:rsidR="00934450" w:rsidRPr="00A87DA1" w:rsidDel="00D5470E">
          <w:fldChar w:fldCharType="separate"/>
        </w:r>
        <w:r w:rsidR="00205101" w:rsidRPr="00A87DA1" w:rsidDel="00D5470E">
          <w:delText>[4–6]</w:delText>
        </w:r>
        <w:r w:rsidR="00934450" w:rsidRPr="00A87DA1" w:rsidDel="00D5470E">
          <w:fldChar w:fldCharType="end"/>
        </w:r>
        <w:r w:rsidRPr="00A87DA1" w:rsidDel="00D5470E">
          <w:delText xml:space="preserve">. These early studies </w:delText>
        </w:r>
        <w:r w:rsidR="00981524" w:rsidRPr="00A87DA1" w:rsidDel="00D5470E">
          <w:delText>indicate that</w:delText>
        </w:r>
        <w:r w:rsidRPr="00A87DA1" w:rsidDel="00D5470E">
          <w:delText xml:space="preserve"> poor </w:delText>
        </w:r>
        <w:r w:rsidR="005A0F28" w:rsidRPr="00A87DA1" w:rsidDel="00D5470E">
          <w:delText xml:space="preserve">financial </w:delText>
        </w:r>
        <w:r w:rsidRPr="00A87DA1" w:rsidDel="00D5470E">
          <w:delText xml:space="preserve">performance on one or more of several liquidity ratios is a viable indicator of organizational financial distress and bankruptcy. The list of ratios considered were working </w:delText>
        </w:r>
      </w:del>
      <w:r w:rsidRPr="00A87DA1">
        <w:t xml:space="preserve">capital/total assets, cash/total assets, reserves/total assets, sales/total assets, current assets/total assets, the current ratio, fixed assets/total assets, net profit/total assets, net worth/fixed assets, net worth/total assets, and net worth/total debts. </w:t>
      </w:r>
    </w:p>
    <w:p w14:paraId="45186297" w14:textId="77A66C49" w:rsidR="00304F9B" w:rsidRPr="00A87DA1" w:rsidDel="00A87DA1" w:rsidRDefault="03D18B6B">
      <w:pPr>
        <w:rPr>
          <w:del w:id="37" w:author="Brad Beauvais" w:date="2025-05-23T09:55:00Z" w16du:dateUtc="2025-05-23T14:55:00Z"/>
        </w:rPr>
      </w:pPr>
      <w:del w:id="38" w:author="Zo Ramamonjiarivelo" w:date="2025-05-22T20:44:00Z">
        <w:r w:rsidRPr="00A87DA1" w:rsidDel="00D5470E">
          <w:delText xml:space="preserve">Three decades later, Beaver (1966) expanded the slate of financial ratios assessed in a comparison of bankrupt and non-bankrupt firms </w:delText>
        </w:r>
        <w:r w:rsidR="00304F9B" w:rsidRPr="00A87DA1" w:rsidDel="00D5470E">
          <w:fldChar w:fldCharType="begin"/>
        </w:r>
        <w:r w:rsidR="00205101" w:rsidRPr="00A87DA1" w:rsidDel="00D5470E">
          <w:delInstrText xml:space="preserve"> ADDIN ZOTERO_ITEM CSL_CITATION {"citationID":"RS9Mz02c","properties":{"formattedCitation":"[7]","plainCitation":"[7]","noteIndex":0},"citationItems":[{"id":"9FzcfhFk/1tFKTn9Y","uris":["http://zotero.org/users/local/2kgMfbam/items/M5LGUCEE"],"itemData":{"id":13,"type":"article-journal","container-title":"Journal of Accounting Research","DOI":"10.2307/2490171","ISSN":"0021-8456","note":"publisher: [Accounting Research Center, Booth School of Business, University of Chicago, Wiley]","page":"71-111","source":"JSTOR","title":"Financial Ratios As Predictors of Failure","volume":"4","author":[{"family":"Beaver","given":"William H."}],"issued":{"date-parts":[["1966"]]}}}],"schema":"https://github.com/citation-style-language/schema/raw/master/csl-citation.json"} </w:delInstrText>
        </w:r>
        <w:r w:rsidR="00304F9B" w:rsidRPr="00A87DA1" w:rsidDel="00D5470E">
          <w:fldChar w:fldCharType="separate"/>
        </w:r>
        <w:r w:rsidR="00205101" w:rsidRPr="00A87DA1" w:rsidDel="00D5470E">
          <w:delText>[7]</w:delText>
        </w:r>
        <w:r w:rsidR="00304F9B" w:rsidRPr="00A87DA1" w:rsidDel="00D5470E">
          <w:fldChar w:fldCharType="end"/>
        </w:r>
        <w:r w:rsidRPr="00A87DA1" w:rsidDel="00D5470E">
          <w:delText xml:space="preserve">. He evaluated 30 ratios in nearly 160 organizations across 38 industries and indicated such ratios may serve as predictive indicators for eventual firm economic failure resulting from inability to pay financial obligations. In his work, </w:delText>
        </w:r>
      </w:del>
      <w:r w:rsidRPr="00A87DA1">
        <w:t xml:space="preserve">Beaver </w:t>
      </w:r>
      <w:del w:id="39" w:author="Zo Ramamonjiarivelo" w:date="2025-05-22T20:45:00Z">
        <w:r w:rsidRPr="00A87DA1" w:rsidDel="00D5470E">
          <w:delText xml:space="preserve">confirmed earlier researchers’ findings that highlighted the importance of liquidity and cash flows in sustaining long-term financial solvency and concluded that accounting-based ratios provide meaningful explanatory power. However, he cautioned that accounting variations, industry differences, and organizational irregularities can cause a reduction in this predictive capability. Despite this noted weakness, he ultimately </w:delText>
        </w:r>
      </w:del>
      <w:r w:rsidRPr="00A87DA1">
        <w:t xml:space="preserve">suggested </w:t>
      </w:r>
      <w:del w:id="40" w:author="Zo Ramamonjiarivelo" w:date="2025-05-22T20:45:00Z">
        <w:r w:rsidRPr="00A87DA1" w:rsidDel="00D5470E">
          <w:delText xml:space="preserve">the optimal predictor of organizational bankruptcy is </w:delText>
        </w:r>
      </w:del>
      <w:r w:rsidRPr="00A87DA1">
        <w:t xml:space="preserve">the ratio of </w:t>
      </w:r>
      <w:r w:rsidR="00B778A1" w:rsidRPr="00A87DA1">
        <w:t>cash flow</w:t>
      </w:r>
      <w:r w:rsidRPr="00A87DA1">
        <w:t xml:space="preserve"> over </w:t>
      </w:r>
      <w:r w:rsidR="00B778A1" w:rsidRPr="00A87DA1">
        <w:t>total debt</w:t>
      </w:r>
      <w:r w:rsidRPr="00A87DA1">
        <w:t>, which measures the relationship between a company's operational cash flow and its total debt</w:t>
      </w:r>
      <w:ins w:id="41" w:author="Zo Ramamonjiarivelo" w:date="2025-05-22T21:09:00Z">
        <w:r w:rsidR="009607EC" w:rsidRPr="00A87DA1">
          <w:t>,</w:t>
        </w:r>
      </w:ins>
      <w:del w:id="42" w:author="Zo Ramamonjiarivelo" w:date="2025-05-22T21:09:00Z">
        <w:r w:rsidRPr="00A87DA1" w:rsidDel="009607EC">
          <w:delText>.</w:delText>
        </w:r>
      </w:del>
      <w:ins w:id="43" w:author="Zo Ramamonjiarivelo" w:date="2025-05-22T20:45:00Z">
        <w:r w:rsidR="00D5470E" w:rsidRPr="00A87DA1">
          <w:t xml:space="preserve"> </w:t>
        </w:r>
      </w:ins>
      <w:ins w:id="44" w:author="Zo Ramamonjiarivelo" w:date="2025-05-22T21:09:00Z">
        <w:r w:rsidR="009607EC" w:rsidRPr="00A87DA1">
          <w:t xml:space="preserve">as </w:t>
        </w:r>
      </w:ins>
      <w:ins w:id="45" w:author="Zo Ramamonjiarivelo" w:date="2025-05-22T20:45:00Z">
        <w:r w:rsidR="00D5470E" w:rsidRPr="00A87DA1">
          <w:t>the optimal predictor of organizational bankr</w:t>
        </w:r>
      </w:ins>
      <w:ins w:id="46" w:author="Zo Ramamonjiarivelo" w:date="2025-05-22T20:46:00Z">
        <w:r w:rsidR="00D5470E" w:rsidRPr="00A87DA1">
          <w:t>uptcy.</w:t>
        </w:r>
      </w:ins>
      <w:ins w:id="47" w:author="Brad Beauvais" w:date="2025-05-23T09:55:00Z" w16du:dateUtc="2025-05-23T14:55:00Z">
        <w:r w:rsidR="00A87DA1" w:rsidRPr="00A87DA1">
          <w:t xml:space="preserve"> </w:t>
        </w:r>
      </w:ins>
      <w:del w:id="48" w:author="Zo Ramamonjiarivelo" w:date="2025-05-22T20:45:00Z">
        <w:r w:rsidRPr="00A87DA1" w:rsidDel="00D5470E">
          <w:delText xml:space="preserve"> </w:delText>
        </w:r>
      </w:del>
    </w:p>
    <w:p w14:paraId="79011D64" w14:textId="7E826EEF" w:rsidR="00C16BD8" w:rsidRDefault="03D18B6B">
      <w:pPr>
        <w:rPr>
          <w:ins w:id="49" w:author="Beauvais, Bradley M" w:date="2025-05-30T13:23:00Z" w16du:dateUtc="2025-05-30T18:23:00Z"/>
        </w:rPr>
      </w:pPr>
      <w:r w:rsidRPr="00A87DA1">
        <w:t xml:space="preserve">Later, Altman (1968) employed discriminant multivariate analysis to evaluate and develop a </w:t>
      </w:r>
      <w:ins w:id="50" w:author="Zo Ramamonjiarivelo" w:date="2025-05-22T20:49:00Z">
        <w:r w:rsidR="00EE4A77" w:rsidRPr="00A87DA1">
          <w:t xml:space="preserve">set of </w:t>
        </w:r>
      </w:ins>
      <w:r w:rsidRPr="00A87DA1">
        <w:t xml:space="preserve">single </w:t>
      </w:r>
      <w:ins w:id="51" w:author="Zo Ramamonjiarivelo" w:date="2025-05-22T20:48:00Z">
        <w:r w:rsidR="00EE4A77" w:rsidRPr="00A87DA1">
          <w:t>equation</w:t>
        </w:r>
      </w:ins>
      <w:ins w:id="52" w:author="Zo Ramamonjiarivelo" w:date="2025-05-22T20:49:00Z">
        <w:r w:rsidR="00EE4A77" w:rsidRPr="00A87DA1">
          <w:t>s</w:t>
        </w:r>
      </w:ins>
      <w:ins w:id="53" w:author="Zo Ramamonjiarivelo" w:date="2025-05-22T20:48:00Z">
        <w:r w:rsidR="00EE4A77" w:rsidRPr="00A87DA1">
          <w:t xml:space="preserve"> as </w:t>
        </w:r>
      </w:ins>
      <w:ins w:id="54" w:author="Zo Ramamonjiarivelo" w:date="2025-05-22T20:50:00Z">
        <w:r w:rsidR="00EE4A77" w:rsidRPr="00A87DA1">
          <w:t>models to</w:t>
        </w:r>
      </w:ins>
      <w:ins w:id="55" w:author="Zo Ramamonjiarivelo" w:date="2025-05-22T20:48:00Z">
        <w:r w:rsidR="00EE4A77" w:rsidRPr="00A87DA1">
          <w:t xml:space="preserve"> </w:t>
        </w:r>
      </w:ins>
      <w:ins w:id="56" w:author="Zo Ramamonjiarivelo" w:date="2025-05-22T20:50:00Z">
        <w:r w:rsidR="00EE4A77" w:rsidRPr="00A87DA1">
          <w:t xml:space="preserve">predict organizational bankruptcy in </w:t>
        </w:r>
      </w:ins>
      <w:ins w:id="57" w:author="Zo Ramamonjiarivelo" w:date="2025-05-22T21:10:00Z">
        <w:r w:rsidR="009607EC" w:rsidRPr="00A87DA1">
          <w:t>different</w:t>
        </w:r>
      </w:ins>
      <w:ins w:id="58" w:author="Zo Ramamonjiarivelo" w:date="2025-05-22T20:50:00Z">
        <w:r w:rsidR="00EE4A77" w:rsidRPr="00A87DA1">
          <w:t xml:space="preserve"> </w:t>
        </w:r>
      </w:ins>
      <w:ins w:id="59" w:author="Zo Ramamonjiarivelo" w:date="2025-05-22T21:10:00Z">
        <w:r w:rsidR="009607EC" w:rsidRPr="00A87DA1">
          <w:t>industries</w:t>
        </w:r>
      </w:ins>
      <w:ins w:id="60" w:author="Zo Ramamonjiarivelo" w:date="2025-05-22T20:50:00Z">
        <w:r w:rsidR="00EE4A77" w:rsidRPr="00A87DA1">
          <w:t xml:space="preserve"> such as manufacturing and </w:t>
        </w:r>
      </w:ins>
      <w:ins w:id="61" w:author="Zo Ramamonjiarivelo" w:date="2025-05-22T20:51:00Z">
        <w:r w:rsidR="00EE4A77" w:rsidRPr="00A87DA1">
          <w:t>service industries.</w:t>
        </w:r>
      </w:ins>
      <w:ins w:id="62" w:author="Zo Ramamonjiarivelo" w:date="2025-05-22T21:10:00Z">
        <w:r w:rsidR="009607EC" w:rsidRPr="00A87DA1">
          <w:t xml:space="preserve"> </w:t>
        </w:r>
      </w:ins>
      <w:del w:id="63" w:author="Beauvais, Bradley M" w:date="2025-05-30T13:20:00Z" w16du:dateUtc="2025-05-30T18:20:00Z">
        <w:r w:rsidRPr="00A87DA1" w:rsidDel="0030584B">
          <w:delText xml:space="preserve">predictive model to assess an </w:delText>
        </w:r>
        <w:r w:rsidR="00B778A1" w:rsidRPr="00A87DA1" w:rsidDel="0030584B">
          <w:delText xml:space="preserve">organization’s </w:delText>
        </w:r>
        <w:r w:rsidRPr="00A87DA1" w:rsidDel="0030584B">
          <w:delText xml:space="preserve">financial status and has indicated his Z score methodology is 72% accurate in predicting future bankruptcy </w:delText>
        </w:r>
        <w:commentRangeStart w:id="64"/>
        <w:commentRangeStart w:id="65"/>
        <w:r w:rsidR="00304F9B" w:rsidRPr="00A87DA1" w:rsidDel="0030584B">
          <w:fldChar w:fldCharType="begin"/>
        </w:r>
        <w:r w:rsidR="00205101" w:rsidRPr="00A87DA1" w:rsidDel="0030584B">
          <w:delInstrText xml:space="preserve"> ADDIN ZOTERO_ITEM CSL_CITATION {"citationID":"wdZ4SJwk","properties":{"formattedCitation":"[8, 9]","plainCitation":"[8, 9]","noteIndex":0},"citationItems":[{"id":"9FzcfhFk/LSzpQspV","uris":["http://zotero.org/users/local/2kgMfbam/items/FW63ZV6H"],"itemData":{"id":15,"type":"article-journal","container-title":"The Journal of Finance","DOI":"10.2307/2978933","ISSN":"0022-1082","issue":"4","note":"publisher: [American Finance Association, Wiley]","page":"589-609","source":"JSTOR","title":"Financial Ratios, Discriminant Analysis and the Prediction of Corporate Bankruptcy","volume":"23","author":[{"family":"Altman","given":"Edward I."}],"issued":{"date-parts":[["1968"]]}}},{"id":"9FzcfhFk/VvRApWWw","uris":["http://zotero.org/users/local/2kgMfbam/items/QWPWVN8D"],"itemData":{"id":69,"type":"article-journal","container-title":"Handbook of research methods and applications in empirical finance","ISSN":"0857936093","journalAbbreviation":"Handbook of research methods and applications in empirical finance","note":"publisher: Edward Elgar Publishing","page":"428","title":"17 Predicting financial distress of companies: revisiting the Z-Score and ZETA® models1","author":[{"family":"Altman","given":"Edward I"}],"issued":{"date-parts":[["2013"]]}}}],"schema":"https://github.com/citation-style-language/schema/raw/master/csl-citation.json"} </w:delInstrText>
        </w:r>
        <w:r w:rsidR="00304F9B" w:rsidRPr="00A87DA1" w:rsidDel="0030584B">
          <w:fldChar w:fldCharType="separate"/>
        </w:r>
        <w:r w:rsidR="00205101" w:rsidRPr="00A87DA1" w:rsidDel="0030584B">
          <w:delText>[8, 9]</w:delText>
        </w:r>
        <w:r w:rsidR="00304F9B" w:rsidRPr="00A87DA1" w:rsidDel="0030584B">
          <w:fldChar w:fldCharType="end"/>
        </w:r>
        <w:r w:rsidRPr="00A87DA1" w:rsidDel="0030584B">
          <w:delText xml:space="preserve">. </w:delText>
        </w:r>
        <w:commentRangeEnd w:id="64"/>
        <w:r w:rsidR="00EE4A77" w:rsidRPr="008E47C6" w:rsidDel="0030584B">
          <w:rPr>
            <w:rStyle w:val="CommentReference"/>
            <w:rFonts w:eastAsia="SimSun" w:cs="Times New Roman"/>
            <w:noProof/>
            <w:color w:val="000000"/>
            <w:lang w:eastAsia="zh-CN"/>
          </w:rPr>
          <w:commentReference w:id="64"/>
        </w:r>
        <w:commentRangeEnd w:id="65"/>
        <w:r w:rsidR="00A87DA1" w:rsidRPr="008E47C6" w:rsidDel="0030584B">
          <w:rPr>
            <w:rStyle w:val="CommentReference"/>
            <w:rFonts w:eastAsia="SimSun" w:cs="Times New Roman"/>
            <w:noProof/>
            <w:color w:val="000000"/>
            <w:lang w:eastAsia="zh-CN"/>
          </w:rPr>
          <w:commentReference w:id="65"/>
        </w:r>
        <w:r w:rsidRPr="00A87DA1" w:rsidDel="0030584B">
          <w:delText xml:space="preserve">In his research, the author considered the possibility of bankruptcy in 33 publicly traded bankrupt and 33 non-bankrupt manufacturing companies with </w:delText>
        </w:r>
        <w:r w:rsidR="00037C3E" w:rsidRPr="00A87DA1" w:rsidDel="0030584B">
          <w:delText>assets of</w:delText>
        </w:r>
        <w:r w:rsidRPr="00A87DA1" w:rsidDel="0030584B">
          <w:delText xml:space="preserve"> </w:delText>
        </w:r>
        <w:r w:rsidR="006E38D8" w:rsidRPr="00A87DA1" w:rsidDel="0030584B">
          <w:delText>more than</w:delText>
        </w:r>
        <w:r w:rsidRPr="00A87DA1" w:rsidDel="0030584B">
          <w:delText xml:space="preserve"> $1 million.</w:delText>
        </w:r>
        <w:r w:rsidR="7A9A752C" w:rsidRPr="00A87DA1" w:rsidDel="0030584B">
          <w:delText xml:space="preserve"> </w:delText>
        </w:r>
      </w:del>
      <w:r w:rsidRPr="00A87DA1">
        <w:t xml:space="preserve">From his analysis, Altman derived a financial index, the Z-score model, which can be used to forecast the likelihood of a company going bankrupt within the next two years. The original Z-score model is </w:t>
      </w:r>
      <w:r w:rsidR="7988FCA7" w:rsidRPr="00A87DA1">
        <w:t xml:space="preserve">Equation </w:t>
      </w:r>
      <w:r w:rsidR="4FF3EDDF" w:rsidRPr="00A87DA1">
        <w:t>(</w:t>
      </w:r>
      <w:r w:rsidR="7988FCA7" w:rsidRPr="00A87DA1">
        <w:t>1</w:t>
      </w:r>
      <w:r w:rsidR="4FF3EDDF" w:rsidRPr="00A87DA1">
        <w:t>)</w:t>
      </w:r>
      <w:r w:rsidRPr="00A87DA1">
        <w:t>. It is comprised of the combination of five weighted ratios from five areas of organizational financial performance: profitability, leverage, liquidity, solvency, and activity, with a composite Z-score of 1.80 or below indicating a higher likelihood of bankruptcy.</w:t>
      </w:r>
      <w:r w:rsidR="44D68BB4" w:rsidRPr="00A87DA1">
        <w:t xml:space="preserve"> </w:t>
      </w:r>
    </w:p>
    <w:p w14:paraId="1C3F21E9" w14:textId="77777777" w:rsidR="004C0FB1" w:rsidRPr="00A87DA1" w:rsidRDefault="004C0FB1"/>
    <w:p w14:paraId="757A0117" w14:textId="39CC9687" w:rsidR="009E23D9" w:rsidRPr="00A87DA1" w:rsidDel="00EE4A77" w:rsidRDefault="009E23D9">
      <w:pPr>
        <w:rPr>
          <w:del w:id="66" w:author="Zo Ramamonjiarivelo" w:date="2025-05-22T20:49:00Z"/>
        </w:rPr>
      </w:pPr>
    </w:p>
    <w:tbl>
      <w:tblPr>
        <w:tblStyle w:val="TableGrid"/>
        <w:tblW w:w="9360"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67" w:author="Beauvais, Bradley M" w:date="2025-05-30T13:26:00Z" w16du:dateUtc="2025-05-30T18:26:00Z">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7617"/>
        <w:gridCol w:w="1743"/>
        <w:tblGridChange w:id="68">
          <w:tblGrid>
            <w:gridCol w:w="450"/>
            <w:gridCol w:w="7167"/>
            <w:gridCol w:w="450"/>
            <w:gridCol w:w="1293"/>
            <w:gridCol w:w="450"/>
          </w:tblGrid>
        </w:tblGridChange>
      </w:tblGrid>
      <w:tr w:rsidR="00A87DA1" w:rsidRPr="00A87DA1" w14:paraId="3412D843" w14:textId="77777777" w:rsidTr="00FC592E">
        <w:trPr>
          <w:trPrChange w:id="69" w:author="Beauvais, Bradley M" w:date="2025-05-30T13:26:00Z" w16du:dateUtc="2025-05-30T18:26:00Z">
            <w:trPr>
              <w:gridAfter w:val="0"/>
            </w:trPr>
          </w:trPrChange>
        </w:trPr>
        <w:tc>
          <w:tcPr>
            <w:tcW w:w="7617" w:type="dxa"/>
            <w:vAlign w:val="center"/>
            <w:tcPrChange w:id="70" w:author="Beauvais, Bradley M" w:date="2025-05-30T13:26:00Z" w16du:dateUtc="2025-05-30T18:26:00Z">
              <w:tcPr>
                <w:tcW w:w="7642" w:type="dxa"/>
                <w:gridSpan w:val="2"/>
                <w:vAlign w:val="center"/>
              </w:tcPr>
            </w:tcPrChange>
          </w:tcPr>
          <w:p w14:paraId="4CFC2FE9" w14:textId="24449289" w:rsidR="009E23D9" w:rsidRPr="00FC592E" w:rsidRDefault="004C0FB1">
            <w:pPr>
              <w:jc w:val="center"/>
              <w:pPrChange w:id="71" w:author="Beauvais, Bradley M" w:date="2025-05-30T13:25:00Z" w16du:dateUtc="2025-05-30T18:25:00Z">
                <w:pPr>
                  <w:pStyle w:val="Heading4"/>
                  <w:jc w:val="left"/>
                </w:pPr>
              </w:pPrChange>
            </w:pPr>
            <m:oMathPara>
              <m:oMathParaPr>
                <m:jc m:val="center"/>
              </m:oMathParaPr>
              <m:oMath>
                <m:r>
                  <m:rPr>
                    <m:sty m:val="p"/>
                  </m:rPr>
                  <w:rPr>
                    <w:rFonts w:ascii="Cambria Math" w:hAnsi="Cambria Math"/>
                    <w:rPrChange w:id="72" w:author="Beauvais, Bradley M" w:date="2025-05-30T13:26:00Z" w16du:dateUtc="2025-05-30T18:26:00Z">
                      <w:rPr/>
                    </w:rPrChange>
                  </w:rPr>
                  <m:t>Z = 0.012×X1 + 0.014×X2 + 0.033×X3 + 0.006×X4 + 0.999×X5</m:t>
                </m:r>
              </m:oMath>
            </m:oMathPara>
          </w:p>
        </w:tc>
        <w:tc>
          <w:tcPr>
            <w:tcW w:w="1743" w:type="dxa"/>
            <w:vAlign w:val="center"/>
            <w:tcPrChange w:id="73" w:author="Beauvais, Bradley M" w:date="2025-05-30T13:26:00Z" w16du:dateUtc="2025-05-30T18:26:00Z">
              <w:tcPr>
                <w:tcW w:w="1718" w:type="dxa"/>
                <w:gridSpan w:val="2"/>
                <w:vAlign w:val="center"/>
              </w:tcPr>
            </w:tcPrChange>
          </w:tcPr>
          <w:p w14:paraId="01C6E486" w14:textId="59C77F17" w:rsidR="009E23D9" w:rsidRPr="00A87DA1" w:rsidRDefault="009E23D9">
            <w:pPr>
              <w:ind w:firstLine="285"/>
              <w:jc w:val="center"/>
              <w:pPrChange w:id="74" w:author="Beauvais, Bradley M" w:date="2025-05-30T13:26:00Z" w16du:dateUtc="2025-05-30T18:26:00Z">
                <w:pPr>
                  <w:pStyle w:val="Heading4"/>
                  <w:jc w:val="right"/>
                </w:pPr>
              </w:pPrChange>
            </w:pPr>
            <w:r w:rsidRPr="00A87DA1">
              <w:t>(1)</w:t>
            </w:r>
          </w:p>
        </w:tc>
      </w:tr>
    </w:tbl>
    <w:p w14:paraId="6F55F548" w14:textId="63D2D5A5" w:rsidR="009E23D9" w:rsidRPr="00A87DA1" w:rsidRDefault="009E23D9"/>
    <w:p w14:paraId="791558D3" w14:textId="058F4BA2" w:rsidR="00C16BD8" w:rsidRPr="00583335" w:rsidRDefault="007A4960">
      <w:pPr>
        <w:ind w:left="540" w:right="360" w:firstLine="0"/>
        <w:rPr>
          <w:sz w:val="20"/>
          <w:szCs w:val="20"/>
          <w:rPrChange w:id="75" w:author="Beauvais, Bradley M" w:date="2025-05-30T13:24:00Z" w16du:dateUtc="2025-05-30T18:24:00Z">
            <w:rPr>
              <w:color w:val="000000" w:themeColor="text1"/>
            </w:rPr>
          </w:rPrChange>
        </w:rPr>
        <w:pPrChange w:id="76" w:author="Beauvais, Bradley M" w:date="2025-05-30T13:27:00Z" w16du:dateUtc="2025-05-30T18:27:00Z">
          <w:pPr>
            <w:ind w:firstLine="0"/>
          </w:pPr>
        </w:pPrChange>
      </w:pPr>
      <w:r w:rsidRPr="00583335">
        <w:rPr>
          <w:sz w:val="20"/>
          <w:szCs w:val="20"/>
          <w:rPrChange w:id="77" w:author="Beauvais, Bradley M" w:date="2025-05-30T13:24:00Z" w16du:dateUtc="2025-05-30T18:24:00Z">
            <w:rPr/>
          </w:rPrChange>
        </w:rPr>
        <w:t>where</w:t>
      </w:r>
      <w:r w:rsidR="00F8467C" w:rsidRPr="00583335">
        <w:rPr>
          <w:sz w:val="20"/>
          <w:szCs w:val="20"/>
          <w:rPrChange w:id="78" w:author="Beauvais, Bradley M" w:date="2025-05-30T13:24:00Z" w16du:dateUtc="2025-05-30T18:24:00Z">
            <w:rPr/>
          </w:rPrChange>
        </w:rPr>
        <w:t xml:space="preserve"> </w:t>
      </w:r>
      <w:r w:rsidR="002D0FCF" w:rsidRPr="00583335">
        <w:rPr>
          <w:sz w:val="20"/>
          <w:szCs w:val="20"/>
          <w:rPrChange w:id="79" w:author="Beauvais, Bradley M" w:date="2025-05-30T13:24:00Z" w16du:dateUtc="2025-05-30T18:24:00Z">
            <w:rPr/>
          </w:rPrChange>
        </w:rPr>
        <w:t xml:space="preserve">X1 </w:t>
      </w:r>
      <w:r w:rsidR="00C16BD8" w:rsidRPr="00583335">
        <w:rPr>
          <w:sz w:val="20"/>
          <w:szCs w:val="20"/>
          <w:rPrChange w:id="80" w:author="Beauvais, Bradley M" w:date="2025-05-30T13:24:00Z" w16du:dateUtc="2025-05-30T18:24:00Z">
            <w:rPr/>
          </w:rPrChange>
        </w:rPr>
        <w:t xml:space="preserve">= working capital/total assets, </w:t>
      </w:r>
      <w:r w:rsidR="002D0FCF" w:rsidRPr="00583335">
        <w:rPr>
          <w:sz w:val="20"/>
          <w:szCs w:val="20"/>
          <w:rPrChange w:id="81" w:author="Beauvais, Bradley M" w:date="2025-05-30T13:24:00Z" w16du:dateUtc="2025-05-30T18:24:00Z">
            <w:rPr/>
          </w:rPrChange>
        </w:rPr>
        <w:t xml:space="preserve">X2 </w:t>
      </w:r>
      <w:r w:rsidR="00C16BD8" w:rsidRPr="00583335">
        <w:rPr>
          <w:sz w:val="20"/>
          <w:szCs w:val="20"/>
          <w:rPrChange w:id="82" w:author="Beauvais, Bradley M" w:date="2025-05-30T13:24:00Z" w16du:dateUtc="2025-05-30T18:24:00Z">
            <w:rPr/>
          </w:rPrChange>
        </w:rPr>
        <w:t xml:space="preserve">= retained earnings/total assets, </w:t>
      </w:r>
      <w:r w:rsidR="002D0FCF" w:rsidRPr="00583335">
        <w:rPr>
          <w:sz w:val="20"/>
          <w:szCs w:val="20"/>
          <w:rPrChange w:id="83" w:author="Beauvais, Bradley M" w:date="2025-05-30T13:24:00Z" w16du:dateUtc="2025-05-30T18:24:00Z">
            <w:rPr/>
          </w:rPrChange>
        </w:rPr>
        <w:t xml:space="preserve">X3 </w:t>
      </w:r>
      <w:r w:rsidR="00C16BD8" w:rsidRPr="00583335">
        <w:rPr>
          <w:sz w:val="20"/>
          <w:szCs w:val="20"/>
          <w:rPrChange w:id="84" w:author="Beauvais, Bradley M" w:date="2025-05-30T13:24:00Z" w16du:dateUtc="2025-05-30T18:24:00Z">
            <w:rPr/>
          </w:rPrChange>
        </w:rPr>
        <w:t xml:space="preserve">= earnings before interest and taxes/total assets, </w:t>
      </w:r>
      <w:r w:rsidR="00154FAC" w:rsidRPr="00583335">
        <w:rPr>
          <w:sz w:val="20"/>
          <w:szCs w:val="20"/>
          <w:rPrChange w:id="85" w:author="Beauvais, Bradley M" w:date="2025-05-30T13:24:00Z" w16du:dateUtc="2025-05-30T18:24:00Z">
            <w:rPr/>
          </w:rPrChange>
        </w:rPr>
        <w:t xml:space="preserve">X4 </w:t>
      </w:r>
      <w:r w:rsidR="00C16BD8" w:rsidRPr="00583335">
        <w:rPr>
          <w:sz w:val="20"/>
          <w:szCs w:val="20"/>
          <w:rPrChange w:id="86" w:author="Beauvais, Bradley M" w:date="2025-05-30T13:24:00Z" w16du:dateUtc="2025-05-30T18:24:00Z">
            <w:rPr/>
          </w:rPrChange>
        </w:rPr>
        <w:t xml:space="preserve">= market value of equity/total liabilities, and </w:t>
      </w:r>
      <w:r w:rsidR="00154FAC" w:rsidRPr="00583335">
        <w:rPr>
          <w:sz w:val="20"/>
          <w:szCs w:val="20"/>
          <w:rPrChange w:id="87" w:author="Beauvais, Bradley M" w:date="2025-05-30T13:24:00Z" w16du:dateUtc="2025-05-30T18:24:00Z">
            <w:rPr/>
          </w:rPrChange>
        </w:rPr>
        <w:t xml:space="preserve">X5 </w:t>
      </w:r>
      <w:r w:rsidR="00C16BD8" w:rsidRPr="00583335">
        <w:rPr>
          <w:sz w:val="20"/>
          <w:szCs w:val="20"/>
          <w:rPrChange w:id="88" w:author="Beauvais, Bradley M" w:date="2025-05-30T13:24:00Z" w16du:dateUtc="2025-05-30T18:24:00Z">
            <w:rPr/>
          </w:rPrChange>
        </w:rPr>
        <w:t xml:space="preserve">= </w:t>
      </w:r>
      <w:r w:rsidR="00C16BD8" w:rsidRPr="00583335">
        <w:rPr>
          <w:sz w:val="20"/>
          <w:szCs w:val="20"/>
          <w:rPrChange w:id="89" w:author="Beauvais, Bradley M" w:date="2025-05-30T13:24:00Z" w16du:dateUtc="2025-05-30T18:24:00Z">
            <w:rPr>
              <w:color w:val="000000" w:themeColor="text1"/>
            </w:rPr>
          </w:rPrChange>
        </w:rPr>
        <w:t xml:space="preserve">net sales/total assets. </w:t>
      </w:r>
    </w:p>
    <w:p w14:paraId="42FD7DD4" w14:textId="655535A7" w:rsidR="00C16BD8" w:rsidRPr="00A87DA1" w:rsidRDefault="00C16BD8"/>
    <w:p w14:paraId="11D10C81" w14:textId="6744B700" w:rsidR="00C16BD8" w:rsidRPr="00A87DA1" w:rsidRDefault="00C16BD8">
      <w:r w:rsidRPr="00A87DA1">
        <w:t xml:space="preserve">Altman expanded his set of models for use with smaller private manufacturing companies and non-manufacturing companies with </w:t>
      </w:r>
      <w:proofErr w:type="gramStart"/>
      <w:r w:rsidRPr="00A87DA1">
        <w:t>assets</w:t>
      </w:r>
      <w:proofErr w:type="gramEnd"/>
      <w:r w:rsidRPr="00A87DA1">
        <w:t xml:space="preserve"> less than $1 million. He titled these models the </w:t>
      </w:r>
      <w:del w:id="90" w:author="Beauvais, Bradley M" w:date="2025-06-04T12:26:00Z" w16du:dateUtc="2025-06-04T17:26:00Z">
        <w:r w:rsidRPr="00A87DA1" w:rsidDel="00297CEA">
          <w:delText>“</w:delText>
        </w:r>
      </w:del>
      <w:r w:rsidRPr="00A87DA1">
        <w:t>Z′-score</w:t>
      </w:r>
      <w:del w:id="91" w:author="Beauvais, Bradley M" w:date="2025-06-04T12:26:00Z" w16du:dateUtc="2025-06-04T17:26:00Z">
        <w:r w:rsidRPr="00A87DA1" w:rsidDel="00297CEA">
          <w:delText>”</w:delText>
        </w:r>
      </w:del>
      <w:r w:rsidRPr="00A87DA1">
        <w:t xml:space="preserve"> and the </w:t>
      </w:r>
      <w:del w:id="92" w:author="Beauvais, Bradley M" w:date="2025-06-04T12:26:00Z" w16du:dateUtc="2025-06-04T17:26:00Z">
        <w:r w:rsidRPr="00A87DA1" w:rsidDel="00297CEA">
          <w:delText>“</w:delText>
        </w:r>
      </w:del>
      <w:r w:rsidRPr="00A87DA1">
        <w:t>Z″-score</w:t>
      </w:r>
      <w:del w:id="93" w:author="Beauvais, Bradley M" w:date="2025-06-04T12:26:00Z" w16du:dateUtc="2025-06-04T17:26:00Z">
        <w:r w:rsidRPr="00A87DA1" w:rsidDel="00297CEA">
          <w:delText>”</w:delText>
        </w:r>
      </w:del>
      <w:r w:rsidRPr="00A87DA1">
        <w:t xml:space="preserve">. The </w:t>
      </w:r>
      <w:proofErr w:type="gramStart"/>
      <w:r w:rsidRPr="00A87DA1">
        <w:t>Z′-</w:t>
      </w:r>
      <w:proofErr w:type="gramEnd"/>
      <w:r w:rsidRPr="00A87DA1">
        <w:t xml:space="preserve">score was developed specifically for private manufacturing companies, while the </w:t>
      </w:r>
      <w:proofErr w:type="gramStart"/>
      <w:r w:rsidRPr="00A87DA1">
        <w:t>Z″-</w:t>
      </w:r>
      <w:proofErr w:type="gramEnd"/>
      <w:r w:rsidRPr="00A87DA1">
        <w:t>score was created for non-manufacturing firms, which might include</w:t>
      </w:r>
      <w:r w:rsidR="00C2385E" w:rsidRPr="00A87DA1">
        <w:t xml:space="preserve"> organizations </w:t>
      </w:r>
      <w:r w:rsidR="008561B6" w:rsidRPr="00A87DA1">
        <w:t xml:space="preserve">in </w:t>
      </w:r>
      <w:r w:rsidR="009321D1" w:rsidRPr="00A87DA1">
        <w:t xml:space="preserve">the </w:t>
      </w:r>
      <w:r w:rsidR="008561B6" w:rsidRPr="00A87DA1">
        <w:t>service</w:t>
      </w:r>
      <w:r w:rsidR="009321D1" w:rsidRPr="00A87DA1">
        <w:t xml:space="preserve"> sector</w:t>
      </w:r>
      <w:r w:rsidR="008561B6" w:rsidRPr="00A87DA1">
        <w:t xml:space="preserve"> </w:t>
      </w:r>
      <w:r w:rsidR="00C2385E" w:rsidRPr="00A87DA1">
        <w:t>such as</w:t>
      </w:r>
      <w:r w:rsidRPr="00A87DA1">
        <w:t xml:space="preserve"> hospitals and </w:t>
      </w:r>
      <w:r w:rsidR="0020747B" w:rsidRPr="00A87DA1">
        <w:t xml:space="preserve">other </w:t>
      </w:r>
      <w:r w:rsidRPr="00A87DA1">
        <w:t xml:space="preserve">healthcare organizations. This revised model is </w:t>
      </w:r>
      <w:r w:rsidR="003D013C" w:rsidRPr="00A87DA1">
        <w:t>Equation (2).</w:t>
      </w:r>
    </w:p>
    <w:p w14:paraId="6090F26F" w14:textId="522D72CF" w:rsidR="00033B0C" w:rsidRPr="00A87DA1" w:rsidRDefault="00033B0C"/>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60"/>
        <w:gridCol w:w="600"/>
      </w:tblGrid>
      <w:tr w:rsidR="004D417C" w:rsidRPr="00A87DA1" w14:paraId="74E4AAD4" w14:textId="6479D068" w:rsidTr="00273BF7">
        <w:trPr>
          <w:trHeight w:val="300"/>
        </w:trPr>
        <w:tc>
          <w:tcPr>
            <w:tcW w:w="8760" w:type="dxa"/>
            <w:tcMar>
              <w:left w:w="108" w:type="dxa"/>
              <w:right w:w="108" w:type="dxa"/>
            </w:tcMar>
            <w:vAlign w:val="center"/>
          </w:tcPr>
          <w:p w14:paraId="07F36A1B" w14:textId="448A9737" w:rsidR="004D417C" w:rsidRPr="008C5490" w:rsidRDefault="004D417C">
            <w:pPr>
              <w:jc w:val="center"/>
              <w:pPrChange w:id="94" w:author="Beauvais, Bradley M" w:date="2025-05-30T13:25:00Z" w16du:dateUtc="2025-05-30T18:25:00Z">
                <w:pPr>
                  <w:pStyle w:val="Heading4"/>
                  <w:jc w:val="center"/>
                </w:pPr>
              </w:pPrChange>
            </w:pPr>
            <w:r w:rsidRPr="00FC592E">
              <w:rPr>
                <w:rFonts w:ascii="Cambria Math" w:hAnsi="Cambria Math"/>
                <w:rPrChange w:id="95" w:author="Beauvais, Bradley M" w:date="2025-05-30T13:26:00Z" w16du:dateUtc="2025-05-30T18:26:00Z">
                  <w:rPr/>
                </w:rPrChange>
              </w:rPr>
              <w:t>Z’’ = 6.72</w:t>
            </w:r>
            <w:r w:rsidR="009C2D99" w:rsidRPr="00FC592E">
              <w:rPr>
                <w:rFonts w:ascii="Cambria Math" w:hAnsi="Cambria Math"/>
                <w:rPrChange w:id="96" w:author="Beauvais, Bradley M" w:date="2025-05-30T13:26:00Z" w16du:dateUtc="2025-05-30T18:26:00Z">
                  <w:rPr/>
                </w:rPrChange>
              </w:rPr>
              <w:t xml:space="preserve"> </w:t>
            </w:r>
            <w:r w:rsidR="00FD3DB8" w:rsidRPr="00FC592E">
              <w:rPr>
                <w:rFonts w:ascii="Cambria Math" w:hAnsi="Cambria Math"/>
                <w:rPrChange w:id="97" w:author="Beauvais, Bradley M" w:date="2025-05-30T13:26:00Z" w16du:dateUtc="2025-05-30T18:26:00Z">
                  <w:rPr/>
                </w:rPrChange>
              </w:rPr>
              <w:t>×</w:t>
            </w:r>
            <w:r w:rsidR="009C2D99" w:rsidRPr="00FC592E">
              <w:rPr>
                <w:rFonts w:ascii="Cambria Math" w:hAnsi="Cambria Math"/>
                <w:rPrChange w:id="98" w:author="Beauvais, Bradley M" w:date="2025-05-30T13:26:00Z" w16du:dateUtc="2025-05-30T18:26:00Z">
                  <w:rPr/>
                </w:rPrChange>
              </w:rPr>
              <w:t xml:space="preserve"> </w:t>
            </w:r>
            <w:r w:rsidRPr="00FC592E">
              <w:rPr>
                <w:rFonts w:ascii="Cambria Math" w:hAnsi="Cambria Math"/>
                <w:rPrChange w:id="99" w:author="Beauvais, Bradley M" w:date="2025-05-30T13:26:00Z" w16du:dateUtc="2025-05-30T18:26:00Z">
                  <w:rPr/>
                </w:rPrChange>
              </w:rPr>
              <w:t>X1 + 1.05</w:t>
            </w:r>
            <w:r w:rsidR="009C2D99" w:rsidRPr="00FC592E">
              <w:rPr>
                <w:rFonts w:ascii="Cambria Math" w:hAnsi="Cambria Math"/>
                <w:rPrChange w:id="100" w:author="Beauvais, Bradley M" w:date="2025-05-30T13:26:00Z" w16du:dateUtc="2025-05-30T18:26:00Z">
                  <w:rPr/>
                </w:rPrChange>
              </w:rPr>
              <w:t xml:space="preserve"> </w:t>
            </w:r>
            <w:r w:rsidR="00FD3DB8" w:rsidRPr="00FC592E">
              <w:rPr>
                <w:rFonts w:ascii="Cambria Math" w:hAnsi="Cambria Math"/>
                <w:rPrChange w:id="101" w:author="Beauvais, Bradley M" w:date="2025-05-30T13:26:00Z" w16du:dateUtc="2025-05-30T18:26:00Z">
                  <w:rPr/>
                </w:rPrChange>
              </w:rPr>
              <w:t>×</w:t>
            </w:r>
            <w:r w:rsidR="009C2D99" w:rsidRPr="00FC592E">
              <w:rPr>
                <w:rFonts w:ascii="Cambria Math" w:hAnsi="Cambria Math"/>
                <w:rPrChange w:id="102" w:author="Beauvais, Bradley M" w:date="2025-05-30T13:26:00Z" w16du:dateUtc="2025-05-30T18:26:00Z">
                  <w:rPr/>
                </w:rPrChange>
              </w:rPr>
              <w:t xml:space="preserve"> </w:t>
            </w:r>
            <w:r w:rsidRPr="00FC592E">
              <w:rPr>
                <w:rFonts w:ascii="Cambria Math" w:hAnsi="Cambria Math"/>
                <w:rPrChange w:id="103" w:author="Beauvais, Bradley M" w:date="2025-05-30T13:26:00Z" w16du:dateUtc="2025-05-30T18:26:00Z">
                  <w:rPr/>
                </w:rPrChange>
              </w:rPr>
              <w:t>X2 + 6.5</w:t>
            </w:r>
            <w:r w:rsidR="009C2D99" w:rsidRPr="00FC592E">
              <w:rPr>
                <w:rFonts w:ascii="Cambria Math" w:hAnsi="Cambria Math"/>
                <w:rPrChange w:id="104" w:author="Beauvais, Bradley M" w:date="2025-05-30T13:26:00Z" w16du:dateUtc="2025-05-30T18:26:00Z">
                  <w:rPr/>
                </w:rPrChange>
              </w:rPr>
              <w:t xml:space="preserve"> </w:t>
            </w:r>
            <w:r w:rsidR="00FD3DB8" w:rsidRPr="00FC592E">
              <w:rPr>
                <w:rFonts w:ascii="Cambria Math" w:hAnsi="Cambria Math"/>
                <w:rPrChange w:id="105" w:author="Beauvais, Bradley M" w:date="2025-05-30T13:26:00Z" w16du:dateUtc="2025-05-30T18:26:00Z">
                  <w:rPr/>
                </w:rPrChange>
              </w:rPr>
              <w:t>×</w:t>
            </w:r>
            <w:r w:rsidR="009C2D99" w:rsidRPr="00FC592E">
              <w:rPr>
                <w:rFonts w:ascii="Cambria Math" w:hAnsi="Cambria Math"/>
                <w:rPrChange w:id="106" w:author="Beauvais, Bradley M" w:date="2025-05-30T13:26:00Z" w16du:dateUtc="2025-05-30T18:26:00Z">
                  <w:rPr/>
                </w:rPrChange>
              </w:rPr>
              <w:t xml:space="preserve"> </w:t>
            </w:r>
            <w:r w:rsidRPr="00FC592E">
              <w:rPr>
                <w:rFonts w:ascii="Cambria Math" w:hAnsi="Cambria Math"/>
                <w:rPrChange w:id="107" w:author="Beauvais, Bradley M" w:date="2025-05-30T13:26:00Z" w16du:dateUtc="2025-05-30T18:26:00Z">
                  <w:rPr/>
                </w:rPrChange>
              </w:rPr>
              <w:t>X3 + 3.26</w:t>
            </w:r>
            <w:r w:rsidR="009C2D99" w:rsidRPr="00FC592E">
              <w:rPr>
                <w:rFonts w:ascii="Cambria Math" w:hAnsi="Cambria Math"/>
                <w:rPrChange w:id="108" w:author="Beauvais, Bradley M" w:date="2025-05-30T13:26:00Z" w16du:dateUtc="2025-05-30T18:26:00Z">
                  <w:rPr/>
                </w:rPrChange>
              </w:rPr>
              <w:t xml:space="preserve"> </w:t>
            </w:r>
            <w:r w:rsidR="00FD3DB8" w:rsidRPr="00FC592E">
              <w:rPr>
                <w:rFonts w:ascii="Cambria Math" w:hAnsi="Cambria Math"/>
                <w:rPrChange w:id="109" w:author="Beauvais, Bradley M" w:date="2025-05-30T13:26:00Z" w16du:dateUtc="2025-05-30T18:26:00Z">
                  <w:rPr/>
                </w:rPrChange>
              </w:rPr>
              <w:t>×</w:t>
            </w:r>
            <w:r w:rsidR="009C2D99" w:rsidRPr="00FC592E">
              <w:rPr>
                <w:rFonts w:ascii="Cambria Math" w:hAnsi="Cambria Math"/>
                <w:rPrChange w:id="110" w:author="Beauvais, Bradley M" w:date="2025-05-30T13:26:00Z" w16du:dateUtc="2025-05-30T18:26:00Z">
                  <w:rPr/>
                </w:rPrChange>
              </w:rPr>
              <w:t xml:space="preserve"> </w:t>
            </w:r>
            <w:r w:rsidRPr="00FC592E">
              <w:rPr>
                <w:rFonts w:ascii="Cambria Math" w:hAnsi="Cambria Math"/>
                <w:rPrChange w:id="111" w:author="Beauvais, Bradley M" w:date="2025-05-30T13:26:00Z" w16du:dateUtc="2025-05-30T18:26:00Z">
                  <w:rPr/>
                </w:rPrChange>
              </w:rPr>
              <w:t>X4</w:t>
            </w:r>
          </w:p>
        </w:tc>
        <w:tc>
          <w:tcPr>
            <w:tcW w:w="600" w:type="dxa"/>
            <w:tcMar>
              <w:left w:w="108" w:type="dxa"/>
              <w:right w:w="108" w:type="dxa"/>
            </w:tcMar>
            <w:vAlign w:val="center"/>
          </w:tcPr>
          <w:p w14:paraId="203A3A8B" w14:textId="21A464E7" w:rsidR="004D417C" w:rsidRPr="008E47C6" w:rsidRDefault="004D417C">
            <w:pPr>
              <w:ind w:firstLine="0"/>
              <w:pPrChange w:id="112" w:author="Beauvais, Bradley M" w:date="2025-05-30T13:28:00Z" w16du:dateUtc="2025-05-30T18:28:00Z">
                <w:pPr>
                  <w:pStyle w:val="Heading4"/>
                </w:pPr>
              </w:pPrChange>
            </w:pPr>
            <w:del w:id="113" w:author="Beauvais, Bradley M" w:date="2025-05-30T13:28:00Z" w16du:dateUtc="2025-05-30T18:28:00Z">
              <w:r w:rsidRPr="00A87DA1" w:rsidDel="00C81CB8">
                <w:delText>(</w:delText>
              </w:r>
            </w:del>
            <w:ins w:id="114" w:author="Beauvais, Bradley M" w:date="2025-05-30T13:20:00Z" w16du:dateUtc="2025-05-30T18:20:00Z">
              <w:r w:rsidR="0030584B">
                <w:t>(</w:t>
              </w:r>
            </w:ins>
            <w:r w:rsidRPr="00A87DA1">
              <w:t>2)</w:t>
            </w:r>
          </w:p>
        </w:tc>
      </w:tr>
    </w:tbl>
    <w:p w14:paraId="338133E6" w14:textId="303D0E88" w:rsidR="004D417C" w:rsidRPr="00A87DA1" w:rsidRDefault="004D417C"/>
    <w:p w14:paraId="7E330C0A" w14:textId="5AB9A11D" w:rsidR="00C16BD8" w:rsidDel="00C81CB8" w:rsidRDefault="002E11FB">
      <w:pPr>
        <w:ind w:left="540" w:right="360" w:firstLine="0"/>
        <w:rPr>
          <w:del w:id="115" w:author="Zo Ramamonjiarivelo" w:date="2025-05-22T20:51:00Z"/>
          <w:sz w:val="20"/>
          <w:szCs w:val="20"/>
        </w:rPr>
        <w:pPrChange w:id="116" w:author="Beauvais, Bradley M" w:date="2025-05-30T13:28:00Z" w16du:dateUtc="2025-05-30T18:28:00Z">
          <w:pPr>
            <w:ind w:left="540" w:firstLine="0"/>
          </w:pPr>
        </w:pPrChange>
      </w:pPr>
      <w:r w:rsidRPr="00583335">
        <w:rPr>
          <w:sz w:val="20"/>
          <w:szCs w:val="20"/>
          <w:rPrChange w:id="117" w:author="Beauvais, Bradley M" w:date="2025-05-30T13:25:00Z" w16du:dateUtc="2025-05-30T18:25:00Z">
            <w:rPr/>
          </w:rPrChange>
        </w:rPr>
        <w:t>where</w:t>
      </w:r>
      <w:r w:rsidR="00C16BD8" w:rsidRPr="00583335">
        <w:rPr>
          <w:sz w:val="20"/>
          <w:szCs w:val="20"/>
          <w:rPrChange w:id="118" w:author="Beauvais, Bradley M" w:date="2025-05-30T13:25:00Z" w16du:dateUtc="2025-05-30T18:25:00Z">
            <w:rPr/>
          </w:rPrChange>
        </w:rPr>
        <w:t xml:space="preserve"> </w:t>
      </w:r>
      <w:r w:rsidR="004D417C" w:rsidRPr="00583335">
        <w:rPr>
          <w:sz w:val="20"/>
          <w:szCs w:val="20"/>
          <w:rPrChange w:id="119" w:author="Beauvais, Bradley M" w:date="2025-05-30T13:25:00Z" w16du:dateUtc="2025-05-30T18:25:00Z">
            <w:rPr/>
          </w:rPrChange>
        </w:rPr>
        <w:t xml:space="preserve">X1 </w:t>
      </w:r>
      <w:r w:rsidR="00C16BD8" w:rsidRPr="00583335">
        <w:rPr>
          <w:sz w:val="20"/>
          <w:szCs w:val="20"/>
          <w:rPrChange w:id="120" w:author="Beauvais, Bradley M" w:date="2025-05-30T13:25:00Z" w16du:dateUtc="2025-05-30T18:25:00Z">
            <w:rPr/>
          </w:rPrChange>
        </w:rPr>
        <w:t xml:space="preserve">= working capital/total assets, </w:t>
      </w:r>
      <w:r w:rsidR="004D417C" w:rsidRPr="00583335">
        <w:rPr>
          <w:sz w:val="20"/>
          <w:szCs w:val="20"/>
          <w:rPrChange w:id="121" w:author="Beauvais, Bradley M" w:date="2025-05-30T13:25:00Z" w16du:dateUtc="2025-05-30T18:25:00Z">
            <w:rPr/>
          </w:rPrChange>
        </w:rPr>
        <w:t xml:space="preserve">X2 </w:t>
      </w:r>
      <w:r w:rsidR="00C16BD8" w:rsidRPr="00583335">
        <w:rPr>
          <w:sz w:val="20"/>
          <w:szCs w:val="20"/>
          <w:rPrChange w:id="122" w:author="Beauvais, Bradley M" w:date="2025-05-30T13:25:00Z" w16du:dateUtc="2025-05-30T18:25:00Z">
            <w:rPr/>
          </w:rPrChange>
        </w:rPr>
        <w:t xml:space="preserve">= retained earnings/total assets, </w:t>
      </w:r>
      <w:r w:rsidR="004D417C" w:rsidRPr="00583335">
        <w:rPr>
          <w:sz w:val="20"/>
          <w:szCs w:val="20"/>
          <w:rPrChange w:id="123" w:author="Beauvais, Bradley M" w:date="2025-05-30T13:25:00Z" w16du:dateUtc="2025-05-30T18:25:00Z">
            <w:rPr/>
          </w:rPrChange>
        </w:rPr>
        <w:t xml:space="preserve">X3 </w:t>
      </w:r>
      <w:r w:rsidR="00C16BD8" w:rsidRPr="00583335">
        <w:rPr>
          <w:sz w:val="20"/>
          <w:szCs w:val="20"/>
          <w:rPrChange w:id="124" w:author="Beauvais, Bradley M" w:date="2025-05-30T13:25:00Z" w16du:dateUtc="2025-05-30T18:25:00Z">
            <w:rPr/>
          </w:rPrChange>
        </w:rPr>
        <w:t xml:space="preserve">= earnings before interest and taxes/total assets, and </w:t>
      </w:r>
      <w:r w:rsidR="004D417C" w:rsidRPr="00583335">
        <w:rPr>
          <w:sz w:val="20"/>
          <w:szCs w:val="20"/>
          <w:rPrChange w:id="125" w:author="Beauvais, Bradley M" w:date="2025-05-30T13:25:00Z" w16du:dateUtc="2025-05-30T18:25:00Z">
            <w:rPr/>
          </w:rPrChange>
        </w:rPr>
        <w:t xml:space="preserve">X4 </w:t>
      </w:r>
      <w:r w:rsidR="00C16BD8" w:rsidRPr="00583335">
        <w:rPr>
          <w:sz w:val="20"/>
          <w:szCs w:val="20"/>
          <w:rPrChange w:id="126" w:author="Beauvais, Bradley M" w:date="2025-05-30T13:25:00Z" w16du:dateUtc="2025-05-30T18:25:00Z">
            <w:rPr/>
          </w:rPrChange>
        </w:rPr>
        <w:t>= market value of equity/total liabilities.</w:t>
      </w:r>
      <w:ins w:id="127" w:author="Beauvais, Bradley M" w:date="2025-05-30T13:23:00Z" w16du:dateUtc="2025-05-30T18:23:00Z">
        <w:r w:rsidR="004C0FB1" w:rsidRPr="00583335">
          <w:rPr>
            <w:sz w:val="20"/>
            <w:szCs w:val="20"/>
            <w:rPrChange w:id="128" w:author="Beauvais, Bradley M" w:date="2025-05-30T13:25:00Z" w16du:dateUtc="2025-05-30T18:25:00Z">
              <w:rPr/>
            </w:rPrChange>
          </w:rPr>
          <w:t xml:space="preserve"> </w:t>
        </w:r>
      </w:ins>
      <w:ins w:id="129" w:author="Aleksandar Tomic" w:date="2025-05-22T23:09:00Z">
        <w:del w:id="130" w:author="Brad Beauvais" w:date="2025-05-23T09:56:00Z" w16du:dateUtc="2025-05-23T14:56:00Z">
          <w:r w:rsidR="003418A0" w:rsidRPr="00583335" w:rsidDel="00A87DA1">
            <w:rPr>
              <w:sz w:val="20"/>
              <w:szCs w:val="20"/>
              <w:rPrChange w:id="131" w:author="Beauvais, Bradley M" w:date="2025-05-30T13:25:00Z" w16du:dateUtc="2025-05-30T18:25:00Z">
                <w:rPr/>
              </w:rPrChange>
            </w:rPr>
            <w:tab/>
          </w:r>
        </w:del>
      </w:ins>
    </w:p>
    <w:p w14:paraId="13BC32AF" w14:textId="77777777" w:rsidR="00C81CB8" w:rsidRDefault="00C81CB8">
      <w:pPr>
        <w:ind w:left="540" w:right="360" w:firstLine="0"/>
        <w:rPr>
          <w:ins w:id="132" w:author="Beauvais, Bradley M" w:date="2025-05-30T13:28:00Z" w16du:dateUtc="2025-05-30T18:28:00Z"/>
          <w:sz w:val="20"/>
          <w:szCs w:val="20"/>
        </w:rPr>
        <w:pPrChange w:id="133" w:author="Beauvais, Bradley M" w:date="2025-05-30T13:28:00Z" w16du:dateUtc="2025-05-30T18:28:00Z">
          <w:pPr>
            <w:ind w:firstLine="0"/>
          </w:pPr>
        </w:pPrChange>
      </w:pPr>
    </w:p>
    <w:p w14:paraId="17CE8FE0" w14:textId="77777777" w:rsidR="00C81CB8" w:rsidRPr="00583335" w:rsidRDefault="00C81CB8">
      <w:pPr>
        <w:ind w:left="540" w:firstLine="0"/>
        <w:rPr>
          <w:ins w:id="134" w:author="Beauvais, Bradley M" w:date="2025-05-30T13:28:00Z" w16du:dateUtc="2025-05-30T18:28:00Z"/>
          <w:sz w:val="20"/>
          <w:szCs w:val="20"/>
          <w:rPrChange w:id="135" w:author="Beauvais, Bradley M" w:date="2025-05-30T13:25:00Z" w16du:dateUtc="2025-05-30T18:25:00Z">
            <w:rPr>
              <w:ins w:id="136" w:author="Beauvais, Bradley M" w:date="2025-05-30T13:28:00Z" w16du:dateUtc="2025-05-30T18:28:00Z"/>
            </w:rPr>
          </w:rPrChange>
        </w:rPr>
        <w:pPrChange w:id="137" w:author="Beauvais, Bradley M" w:date="2025-05-30T13:25:00Z" w16du:dateUtc="2025-05-30T18:25:00Z">
          <w:pPr>
            <w:ind w:firstLine="0"/>
          </w:pPr>
        </w:pPrChange>
      </w:pPr>
    </w:p>
    <w:p w14:paraId="25C6DC61" w14:textId="52BA23AF" w:rsidR="00AD0AB9" w:rsidRPr="00A87DA1" w:rsidDel="00B36189" w:rsidRDefault="00AD0AB9">
      <w:pPr>
        <w:rPr>
          <w:del w:id="138" w:author="Beauvais, Bradley M" w:date="2025-05-30T13:27:00Z" w16du:dateUtc="2025-05-30T18:27:00Z"/>
        </w:rPr>
      </w:pPr>
    </w:p>
    <w:p w14:paraId="41F47E8F" w14:textId="7A3A777A" w:rsidR="008075DF" w:rsidRPr="00A87DA1" w:rsidDel="00A87DA1" w:rsidRDefault="00B36D05" w:rsidP="00A87DA1">
      <w:pPr>
        <w:rPr>
          <w:del w:id="139" w:author="Brad Beauvais" w:date="2025-05-23T09:58:00Z" w16du:dateUtc="2025-05-23T14:58:00Z"/>
        </w:rPr>
      </w:pPr>
      <w:del w:id="140" w:author="Brad Beauvais" w:date="2025-05-23T09:58:00Z" w16du:dateUtc="2025-05-23T14:58:00Z">
        <w:r w:rsidRPr="00A87DA1" w:rsidDel="00A87DA1">
          <w:delText>Fr</w:delText>
        </w:r>
      </w:del>
      <w:ins w:id="141" w:author="Brad Beauvais" w:date="2025-05-23T09:58:00Z" w16du:dateUtc="2025-05-23T14:58:00Z">
        <w:r w:rsidR="00A87DA1">
          <w:t>Fr</w:t>
        </w:r>
      </w:ins>
      <w:r w:rsidRPr="00A87DA1">
        <w:t xml:space="preserve">om a critical standpoint, </w:t>
      </w:r>
      <w:r w:rsidR="00AD0AB9" w:rsidRPr="00A87DA1">
        <w:t>Altman’s models were built on artificially balanced data (i.e., the same number of bankruptcy and non-bankruptcy cases)</w:t>
      </w:r>
      <w:r w:rsidR="008E0C62" w:rsidRPr="00A87DA1">
        <w:t>, thus a</w:t>
      </w:r>
      <w:r w:rsidR="002B383D" w:rsidRPr="00A87DA1">
        <w:t xml:space="preserve">ny performance metric (e.g. accuracy) calculated on </w:t>
      </w:r>
      <w:r w:rsidR="00705735" w:rsidRPr="00A87DA1">
        <w:t>this balanced data is</w:t>
      </w:r>
      <w:r w:rsidR="00530118" w:rsidRPr="00A87DA1">
        <w:t xml:space="preserve"> biased.</w:t>
      </w:r>
      <w:r w:rsidR="00494E9F" w:rsidRPr="00A87DA1">
        <w:t xml:space="preserve"> </w:t>
      </w:r>
      <w:ins w:id="142" w:author="Brad Beauvais" w:date="2025-05-23T09:58:00Z" w16du:dateUtc="2025-05-23T14:58:00Z">
        <w:r w:rsidR="00A87DA1">
          <w:t>A</w:t>
        </w:r>
      </w:ins>
      <w:del w:id="143" w:author="Brad Beauvais" w:date="2025-05-23T09:58:00Z" w16du:dateUtc="2025-05-23T14:58:00Z">
        <w:r w:rsidR="00494E9F" w:rsidRPr="00A87DA1" w:rsidDel="00A87DA1">
          <w:delText xml:space="preserve"> </w:delText>
        </w:r>
      </w:del>
      <w:del w:id="144" w:author="Aleksandar Tomic" w:date="2025-05-22T23:10:00Z">
        <w:r w:rsidR="00494E9F" w:rsidRPr="00A87DA1" w:rsidDel="003418A0">
          <w:delText xml:space="preserve">Since Altman used 33 firms that were bankrupt and 33 firms that were not, </w:delText>
        </w:r>
        <w:r w:rsidR="001F723D" w:rsidRPr="00A87DA1" w:rsidDel="003418A0">
          <w:delText>a classifier that stated all firms were</w:delText>
        </w:r>
        <w:r w:rsidR="005722D3" w:rsidRPr="00A87DA1" w:rsidDel="003418A0">
          <w:delText xml:space="preserve"> </w:delText>
        </w:r>
        <w:r w:rsidR="001F723D" w:rsidRPr="00A87DA1" w:rsidDel="003418A0">
          <w:delText>bankrupt would be 50% accurate</w:delText>
        </w:r>
        <w:r w:rsidR="008075DF" w:rsidRPr="00A87DA1" w:rsidDel="003418A0">
          <w:delText xml:space="preserve"> </w:delText>
        </w:r>
        <w:r w:rsidR="00914316" w:rsidRPr="00A87DA1" w:rsidDel="003418A0">
          <w:delText>with 0% specificity</w:delText>
        </w:r>
        <w:r w:rsidR="00DC405D" w:rsidRPr="00A87DA1" w:rsidDel="003418A0">
          <w:delText xml:space="preserve">, </w:delText>
        </w:r>
        <w:r w:rsidR="008075DF" w:rsidRPr="00A87DA1" w:rsidDel="003418A0">
          <w:delText>100</w:delText>
        </w:r>
        <w:r w:rsidR="00914316" w:rsidRPr="00A87DA1" w:rsidDel="003418A0">
          <w:delText xml:space="preserve">% </w:delText>
        </w:r>
        <w:r w:rsidR="00B778A1" w:rsidRPr="00A87DA1" w:rsidDel="003418A0">
          <w:delText>recall/sensitivity</w:delText>
        </w:r>
        <w:r w:rsidR="00DC405D" w:rsidRPr="00A87DA1" w:rsidDel="003418A0">
          <w:delText>, and 50%</w:delText>
        </w:r>
        <w:r w:rsidR="00B63CB1" w:rsidRPr="00A87DA1" w:rsidDel="003418A0">
          <w:delText xml:space="preserve"> precision</w:delText>
        </w:r>
        <w:r w:rsidR="001F723D" w:rsidRPr="00A87DA1" w:rsidDel="003418A0">
          <w:delText xml:space="preserve">.  However, if the true state of nature were that only 2 of the 66 firms were </w:delText>
        </w:r>
        <w:r w:rsidR="00D878C8" w:rsidRPr="00A87DA1" w:rsidDel="003418A0">
          <w:delText>actually</w:delText>
        </w:r>
        <w:r w:rsidR="001F723D" w:rsidRPr="00A87DA1" w:rsidDel="003418A0">
          <w:delText xml:space="preserve"> bankrupt, that same classifier </w:delText>
        </w:r>
        <w:r w:rsidR="005722D3" w:rsidRPr="00A87DA1" w:rsidDel="003418A0">
          <w:delText xml:space="preserve">(no bankruptcies) </w:delText>
        </w:r>
        <w:r w:rsidR="001F723D" w:rsidRPr="00A87DA1" w:rsidDel="003418A0">
          <w:delText xml:space="preserve">would be </w:delText>
        </w:r>
        <w:r w:rsidR="008075DF" w:rsidRPr="00A87DA1" w:rsidDel="003418A0">
          <w:delText>3</w:delText>
        </w:r>
        <w:r w:rsidR="00914316" w:rsidRPr="00A87DA1" w:rsidDel="003418A0">
          <w:delText xml:space="preserve">% accurate with </w:delText>
        </w:r>
        <w:r w:rsidR="00DC405D" w:rsidRPr="00A87DA1" w:rsidDel="003418A0">
          <w:delText xml:space="preserve">(still) </w:delText>
        </w:r>
        <w:r w:rsidR="008075DF" w:rsidRPr="00A87DA1" w:rsidDel="003418A0">
          <w:delText>100</w:delText>
        </w:r>
        <w:r w:rsidR="00DC405D" w:rsidRPr="00A87DA1" w:rsidDel="003418A0">
          <w:delText>% recall</w:delText>
        </w:r>
        <w:r w:rsidR="00B63CB1" w:rsidRPr="00A87DA1" w:rsidDel="003418A0">
          <w:delText xml:space="preserve"> and </w:delText>
        </w:r>
        <w:r w:rsidR="008075DF" w:rsidRPr="00A87DA1" w:rsidDel="003418A0">
          <w:delText>3</w:delText>
        </w:r>
        <w:r w:rsidR="005722D3" w:rsidRPr="00A87DA1" w:rsidDel="003418A0">
          <w:delText>%</w:delText>
        </w:r>
        <w:r w:rsidR="008075DF" w:rsidRPr="00A87DA1" w:rsidDel="003418A0">
          <w:delText xml:space="preserve"> precision. </w:delText>
        </w:r>
        <w:r w:rsidR="00117EA3" w:rsidRPr="00A87DA1" w:rsidDel="003418A0">
          <w:delText>Altman’s decision to use balanced data invalidates associated metrics.</w:delText>
        </w:r>
      </w:del>
    </w:p>
    <w:p w14:paraId="61609EB3" w14:textId="10275082" w:rsidR="00AD0AB9" w:rsidDel="008F7E21" w:rsidRDefault="00117EA3">
      <w:pPr>
        <w:ind w:firstLine="0"/>
        <w:rPr>
          <w:del w:id="145" w:author="Aleksandar Tomic" w:date="2025-05-22T23:10:00Z"/>
        </w:rPr>
      </w:pPr>
      <w:del w:id="146" w:author="Brad Beauvais" w:date="2025-05-23T09:58:00Z" w16du:dateUtc="2025-05-23T14:58:00Z">
        <w:r w:rsidRPr="00A6237D" w:rsidDel="00A87DA1">
          <w:delText>A</w:delText>
        </w:r>
      </w:del>
      <w:r w:rsidRPr="00A6237D">
        <w:t>ltman</w:t>
      </w:r>
      <w:r w:rsidR="00AD0AB9" w:rsidRPr="00A6237D">
        <w:t xml:space="preserve"> also estimated</w:t>
      </w:r>
      <w:r w:rsidRPr="00A6237D">
        <w:t xml:space="preserve"> models using</w:t>
      </w:r>
      <w:r w:rsidR="00AD0AB9" w:rsidRPr="00A6237D">
        <w:t xml:space="preserve"> the entirety of the collected data</w:t>
      </w:r>
      <w:r w:rsidR="00E33BE0" w:rsidRPr="00A6237D">
        <w:t xml:space="preserve"> and under-explicated assumptions (e.g., Gaussian distribution of the data supporting discriminant analysis</w:t>
      </w:r>
      <w:r w:rsidR="007B77CA" w:rsidRPr="00A6237D">
        <w:t>). This is</w:t>
      </w:r>
      <w:r w:rsidR="00CE205A" w:rsidRPr="00A6237D">
        <w:t xml:space="preserve"> an assumption unlikely to hold as noted by Ohlson</w:t>
      </w:r>
      <w:r w:rsidR="006C5C07" w:rsidRPr="00A6237D">
        <w:t xml:space="preserve"> [</w:t>
      </w:r>
      <w:del w:id="147" w:author="Beauvais, Bradley M" w:date="2025-06-04T12:33:00Z" w16du:dateUtc="2025-06-04T17:33:00Z">
        <w:r w:rsidR="004F7DF4" w:rsidDel="001606A5">
          <w:delText>13</w:delText>
        </w:r>
      </w:del>
      <w:ins w:id="148" w:author="Beauvais, Bradley M" w:date="2025-06-04T12:33:00Z" w16du:dateUtc="2025-06-04T17:33:00Z">
        <w:r w:rsidR="001606A5">
          <w:t>10</w:t>
        </w:r>
      </w:ins>
      <w:r w:rsidR="006C5C07" w:rsidRPr="00A6237D">
        <w:t>]</w:t>
      </w:r>
      <w:r w:rsidR="00AD0AB9" w:rsidRPr="00A6237D">
        <w:t xml:space="preserve">. </w:t>
      </w:r>
      <w:r w:rsidRPr="00A6237D">
        <w:t xml:space="preserve">By using the entirety of the data, the </w:t>
      </w:r>
      <w:r w:rsidR="00F262B8" w:rsidRPr="00A6237D">
        <w:t>model is explanatory rather than predictive.</w:t>
      </w:r>
      <w:r w:rsidR="00AB0761" w:rsidRPr="00A6237D">
        <w:t xml:space="preserve"> Further, </w:t>
      </w:r>
      <w:r w:rsidR="00AB0761" w:rsidRPr="00A6237D">
        <w:lastRenderedPageBreak/>
        <w:t xml:space="preserve">Altman used information from </w:t>
      </w:r>
      <w:proofErr w:type="gramStart"/>
      <w:r w:rsidR="00AB0761" w:rsidRPr="00A6237D">
        <w:t xml:space="preserve">time </w:t>
      </w:r>
      <w:r w:rsidR="00AB0761" w:rsidRPr="00A6237D">
        <w:rPr>
          <w:i/>
          <w:iCs/>
        </w:rPr>
        <w:t>t</w:t>
      </w:r>
      <w:proofErr w:type="gramEnd"/>
      <w:r w:rsidR="00AB0761" w:rsidRPr="00A6237D">
        <w:t xml:space="preserve"> to forecast information at time </w:t>
      </w:r>
      <w:proofErr w:type="gramStart"/>
      <w:r w:rsidR="00AB0761" w:rsidRPr="00A6237D">
        <w:rPr>
          <w:i/>
          <w:iCs/>
        </w:rPr>
        <w:t>t</w:t>
      </w:r>
      <w:r w:rsidR="008A15F2" w:rsidRPr="00A6237D">
        <w:rPr>
          <w:i/>
          <w:iCs/>
        </w:rPr>
        <w:t xml:space="preserve"> </w:t>
      </w:r>
      <w:r w:rsidR="008A15F2" w:rsidRPr="00A6237D">
        <w:t>when</w:t>
      </w:r>
      <w:proofErr w:type="gramEnd"/>
      <w:r w:rsidR="008A15F2" w:rsidRPr="00A6237D">
        <w:t xml:space="preserve"> building the model</w:t>
      </w:r>
      <w:r w:rsidR="00AB0761" w:rsidRPr="00A6237D">
        <w:t xml:space="preserve">.  </w:t>
      </w:r>
      <w:r w:rsidR="00A66645" w:rsidRPr="00A6237D">
        <w:t xml:space="preserve">The model </w:t>
      </w:r>
      <w:r w:rsidR="00CA2778" w:rsidRPr="00A6237D">
        <w:t xml:space="preserve">was initially built as a </w:t>
      </w:r>
      <w:r w:rsidR="00A66645" w:rsidRPr="00A6237D">
        <w:t xml:space="preserve">post-mortem assessment rather than </w:t>
      </w:r>
      <w:del w:id="149" w:author="Zo Ramamonjiarivelo" w:date="2025-05-22T20:55:00Z">
        <w:r w:rsidR="00A66645" w:rsidRPr="00A6237D" w:rsidDel="00EE4A77">
          <w:delText>an</w:delText>
        </w:r>
      </w:del>
      <w:r w:rsidR="00A66645" w:rsidRPr="00A6237D">
        <w:t xml:space="preserve"> a priori predictor. </w:t>
      </w:r>
    </w:p>
    <w:p w14:paraId="38548747" w14:textId="77777777" w:rsidR="008F7E21" w:rsidRPr="00A6237D" w:rsidRDefault="008F7E21">
      <w:pPr>
        <w:ind w:firstLine="0"/>
        <w:rPr>
          <w:ins w:id="150" w:author="Beauvais, Bradley M" w:date="2025-05-30T13:21:00Z" w16du:dateUtc="2025-05-30T18:21:00Z"/>
        </w:rPr>
        <w:pPrChange w:id="151" w:author="Brad Beauvais" w:date="2025-05-23T09:58:00Z" w16du:dateUtc="2025-05-23T14:58:00Z">
          <w:pPr/>
        </w:pPrChange>
      </w:pPr>
    </w:p>
    <w:p w14:paraId="08731CEC" w14:textId="77777777" w:rsidR="00CA2778" w:rsidRPr="00A6237D" w:rsidRDefault="00CA2778">
      <w:pPr>
        <w:ind w:firstLine="0"/>
        <w:pPrChange w:id="152" w:author="Brad Beauvais" w:date="2025-05-23T09:58:00Z" w16du:dateUtc="2025-05-23T14:58:00Z">
          <w:pPr/>
        </w:pPrChange>
      </w:pPr>
    </w:p>
    <w:p w14:paraId="7E20274A" w14:textId="333D7A33" w:rsidR="00041A70" w:rsidRPr="00A87DA1" w:rsidDel="00A87DA1" w:rsidRDefault="00041A70">
      <w:pPr>
        <w:rPr>
          <w:del w:id="153" w:author="Brad Beauvais" w:date="2025-05-23T10:02:00Z" w16du:dateUtc="2025-05-23T15:02:00Z"/>
        </w:rPr>
      </w:pPr>
      <w:del w:id="154" w:author="Brad Beauvais" w:date="2025-05-23T10:02:00Z" w16du:dateUtc="2025-05-23T15:02:00Z">
        <w:r w:rsidRPr="00A87DA1" w:rsidDel="00A87DA1">
          <w:delText>Ohlson improved Altman’s work by offering a score that predicts bankruptcy using ratio and indicator variables that are actually lagged (Equation 3)</w:delText>
        </w:r>
        <w:r w:rsidRPr="00A87DA1" w:rsidDel="00A87DA1">
          <w:rPr>
            <w:rPrChange w:id="155" w:author="Brad Beauvais" w:date="2025-05-23T10:01:00Z" w16du:dateUtc="2025-05-23T15:01:00Z">
              <w:rPr>
                <w:i/>
                <w:iCs/>
              </w:rPr>
            </w:rPrChange>
          </w:rPr>
          <w:delText xml:space="preserve"> </w:delText>
        </w:r>
        <w:r w:rsidRPr="00A87DA1" w:rsidDel="00A87DA1">
          <w:rPr>
            <w:rPrChange w:id="156" w:author="Brad Beauvais" w:date="2025-05-23T10:01:00Z" w16du:dateUtc="2025-05-23T15:01:00Z">
              <w:rPr>
                <w:i/>
                <w:iCs/>
              </w:rPr>
            </w:rPrChange>
          </w:rPr>
          <w:fldChar w:fldCharType="begin"/>
        </w:r>
        <w:r w:rsidR="00205101" w:rsidRPr="00A87DA1" w:rsidDel="00A87DA1">
          <w:rPr>
            <w:rPrChange w:id="157" w:author="Brad Beauvais" w:date="2025-05-23T10:01:00Z" w16du:dateUtc="2025-05-23T15:01:00Z">
              <w:rPr>
                <w:i/>
                <w:iCs/>
              </w:rPr>
            </w:rPrChange>
          </w:rPr>
          <w:delInstrText xml:space="preserve"> ADDIN ZOTERO_ITEM CSL_CITATION {"citationID":"1sYwdZmQ","properties":{"formattedCitation":"[10]","plainCitation":"[10]","noteIndex":0},"citationItems":[{"id":"9FzcfhFk/mbEw8XaR","uris":["http://zotero.org/users/local/2kgMfbam/items/3GQMJQSV"],"itemData":{"id":19,"type":"article-journal","container-title":"Journal of Accounting Research","DOI":"10.2307/2490395","ISSN":"0021-8456","issue":"1","note":"publisher: [Accounting Research Center, Booth School of Business, University of Chicago, Wiley]","page":"109-131","source":"JSTOR","title":"Financial Ratios and the Probabilistic Prediction of Bankruptcy","volume":"18","author":[{"family":"Ohlson","given":"James A."}],"issued":{"date-parts":[["1980"]]}}}],"schema":"https://github.com/citation-style-language/schema/raw/master/csl-citation.json"} </w:delInstrText>
        </w:r>
        <w:r w:rsidRPr="00A87DA1" w:rsidDel="00A87DA1">
          <w:rPr>
            <w:rPrChange w:id="158" w:author="Brad Beauvais" w:date="2025-05-23T10:01:00Z" w16du:dateUtc="2025-05-23T15:01:00Z">
              <w:rPr>
                <w:i/>
                <w:iCs/>
              </w:rPr>
            </w:rPrChange>
          </w:rPr>
          <w:fldChar w:fldCharType="separate"/>
        </w:r>
        <w:r w:rsidR="00205101" w:rsidRPr="00A87DA1" w:rsidDel="00A87DA1">
          <w:delText>[10]</w:delText>
        </w:r>
        <w:r w:rsidRPr="00A87DA1" w:rsidDel="00A87DA1">
          <w:rPr>
            <w:rPrChange w:id="159" w:author="Brad Beauvais" w:date="2025-05-23T10:01:00Z" w16du:dateUtc="2025-05-23T15:01:00Z">
              <w:rPr>
                <w:i/>
                <w:iCs/>
              </w:rPr>
            </w:rPrChange>
          </w:rPr>
          <w:fldChar w:fldCharType="end"/>
        </w:r>
        <w:r w:rsidRPr="00A87DA1" w:rsidDel="00A87DA1">
          <w:delText xml:space="preserve">.     </w:delText>
        </w:r>
      </w:del>
    </w:p>
    <w:p w14:paraId="3FBE01BE" w14:textId="67728906" w:rsidR="005A52B7" w:rsidRPr="00A87DA1" w:rsidDel="00A87DA1" w:rsidRDefault="005A52B7">
      <w:pPr>
        <w:rPr>
          <w:del w:id="160" w:author="Brad Beauvais" w:date="2025-05-23T10:02:00Z" w16du:dateUtc="2025-05-23T15:02:00Z"/>
        </w:rPr>
      </w:pPr>
    </w:p>
    <w:tbl>
      <w:tblPr>
        <w:tblStyle w:val="TableGrid"/>
        <w:tblW w:w="9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161" w:author="Beauvais, Bradley M" w:date="2025-05-30T13:29:00Z" w16du:dateUtc="2025-05-30T18:29:00Z">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8550"/>
        <w:gridCol w:w="936"/>
        <w:tblGridChange w:id="162">
          <w:tblGrid>
            <w:gridCol w:w="8419"/>
            <w:gridCol w:w="131"/>
            <w:gridCol w:w="805"/>
            <w:gridCol w:w="131"/>
          </w:tblGrid>
        </w:tblGridChange>
      </w:tblGrid>
      <w:tr w:rsidR="00A87DA1" w:rsidRPr="00A87DA1" w14:paraId="2C98FAE8" w14:textId="77777777" w:rsidTr="00C81CB8">
        <w:trPr>
          <w:trHeight w:val="108"/>
          <w:trPrChange w:id="163" w:author="Beauvais, Bradley M" w:date="2025-05-30T13:29:00Z" w16du:dateUtc="2025-05-30T18:29:00Z">
            <w:trPr>
              <w:gridAfter w:val="0"/>
              <w:trHeight w:val="108"/>
            </w:trPr>
          </w:trPrChange>
        </w:trPr>
        <w:tc>
          <w:tcPr>
            <w:tcW w:w="8550" w:type="dxa"/>
            <w:tcPrChange w:id="164" w:author="Beauvais, Bradley M" w:date="2025-05-30T13:29:00Z" w16du:dateUtc="2025-05-30T18:29:00Z">
              <w:tcPr>
                <w:tcW w:w="8545" w:type="dxa"/>
              </w:tcPr>
            </w:tcPrChange>
          </w:tcPr>
          <w:p w14:paraId="1F03649D" w14:textId="7C16AFD4" w:rsidR="00800518" w:rsidRPr="00DB5969" w:rsidRDefault="005A52B7">
            <w:pPr>
              <w:ind w:left="1155" w:hanging="435"/>
              <w:rPr>
                <w:ins w:id="165" w:author="Beauvais, Bradley M" w:date="2025-05-30T13:29:00Z" w16du:dateUtc="2025-05-30T18:29:00Z"/>
                <w:rFonts w:ascii="Cambria Math" w:hAnsi="Cambria Math"/>
                <w:lang w:val="es-ES"/>
                <w:rPrChange w:id="166" w:author="Beauvais, Bradley M" w:date="2025-05-30T13:30:00Z" w16du:dateUtc="2025-05-30T18:30:00Z">
                  <w:rPr>
                    <w:ins w:id="167" w:author="Beauvais, Bradley M" w:date="2025-05-30T13:29:00Z" w16du:dateUtc="2025-05-30T18:29:00Z"/>
                  </w:rPr>
                </w:rPrChange>
              </w:rPr>
              <w:pPrChange w:id="168" w:author="Beauvais, Bradley M" w:date="2025-05-30T13:31:00Z" w16du:dateUtc="2025-05-30T18:31:00Z">
                <w:pPr/>
              </w:pPrChange>
            </w:pPr>
            <w:r w:rsidRPr="00DB5969">
              <w:rPr>
                <w:rFonts w:ascii="Cambria Math" w:hAnsi="Cambria Math"/>
                <w:lang w:val="es-ES"/>
                <w:rPrChange w:id="169" w:author="Beauvais, Bradley M" w:date="2025-05-30T13:30:00Z" w16du:dateUtc="2025-05-30T18:30:00Z">
                  <w:rPr>
                    <w:rFonts w:ascii="Cambria Math" w:hAnsi="Cambria Math"/>
                    <w:b/>
                    <w:bCs/>
                    <w:sz w:val="20"/>
                    <w:szCs w:val="20"/>
                    <w:lang w:val="es"/>
                  </w:rPr>
                </w:rPrChange>
              </w:rPr>
              <w:t>O =-1.32 – 0.407×Ln(O1) + 6.03 × O2 -1.43 × O3 + 0.0757 × O4 – 2.37 × O5 – 1.83 × O6 + 0.285 × O7 – 1.72 × O8 – 0.521 × O9</w:t>
            </w:r>
          </w:p>
          <w:p w14:paraId="1BBF6DA9" w14:textId="30B7C36B" w:rsidR="00C81CB8" w:rsidRPr="00DB5969" w:rsidDel="00C81CB8" w:rsidRDefault="00C81CB8">
            <w:pPr>
              <w:ind w:left="705" w:right="-690" w:firstLine="15"/>
              <w:rPr>
                <w:ins w:id="170" w:author="Beauvais, Bradley M" w:date="2025-05-30T13:27:00Z" w16du:dateUtc="2025-05-30T18:27:00Z"/>
                <w:del w:id="171" w:author="Beauvais, Bradley M" w:date="2025-05-30T13:29:00Z" w16du:dateUtc="2025-05-30T18:29:00Z"/>
                <w:sz w:val="20"/>
                <w:szCs w:val="20"/>
                <w:lang w:val="es-ES"/>
              </w:rPr>
              <w:pPrChange w:id="172" w:author="Beauvais, Bradley M" w:date="2025-05-30T13:29:00Z" w16du:dateUtc="2025-05-30T18:29:00Z">
                <w:pPr/>
              </w:pPrChange>
            </w:pPr>
            <w:ins w:id="173" w:author="Beauvais, Bradley M" w:date="2025-05-30T13:27:00Z" w16du:dateUtc="2025-05-30T18:27:00Z">
              <w:del w:id="174" w:author="Beauvais, Bradley M" w:date="2025-05-30T13:29:00Z" w16du:dateUtc="2025-05-30T18:29:00Z">
                <w:r w:rsidRPr="00DB5969" w:rsidDel="00C81CB8">
                  <w:rPr>
                    <w:sz w:val="20"/>
                    <w:szCs w:val="20"/>
                    <w:lang w:val="es-ES"/>
                  </w:rPr>
                  <w:delText xml:space="preserve">where O1 is the logarithm of TA divided by the gross national product (GNP) price-level index assuming a base value for 1968, O2 is the total liabilities (TL) divided by total assets (TA), O3 is working capital (WC) divided by TA, O4 is current liabilities (CL) divided by current assets (CA), O5 is an indicator variable if TL are greater than TA, O6 is net income divided by TA, O7 is operating funds divided by TL, O8 is an indicator variable for two consecutive years of negative net income, and O9 is the change in net income divided by the absolute values of net income at year t-1 and year t-2 </w:delText>
                </w:r>
                <w:r w:rsidRPr="00E96594" w:rsidDel="00C81CB8">
                  <w:rPr>
                    <w:sz w:val="20"/>
                    <w:szCs w:val="20"/>
                  </w:rPr>
                  <w:fldChar w:fldCharType="begin"/>
                </w:r>
                <w:r w:rsidRPr="00DB5969" w:rsidDel="00C81CB8">
                  <w:rPr>
                    <w:sz w:val="20"/>
                    <w:szCs w:val="20"/>
                    <w:lang w:val="es-ES"/>
                  </w:rPr>
                  <w:delInstrText xml:space="preserve"> ADDIN ZOTERO_ITEM CSL_CITATION {"citationID":"8lCzwet5","properties":{"formattedCitation":"[10]","plainCitation":"[10]","noteIndex":0},"citationItems":[{"id":"9FzcfhFk/mbEw8XaR","uris":["http://zotero.org/users/local/2kgMfbam/items/3GQMJQSV"],"itemData":{"id":19,"type":"article-journal","container-title":"Journal of Accounting Research","DOI":"10.2307/2490395","ISSN":"0021-8456","issue":"1","note":"publisher: [Accounting Research Center, Booth School of Business, University of Chicago, Wiley]","page":"109-131","source":"JSTOR","title":"Financial Ratios and the Probabilistic Prediction of Bankruptcy","volume":"18","author":[{"family":"Ohlson","given":"James A."}],"issued":{"date-parts":[["1980"]]}}}],"schema":"https://github.com/citation-style-language/schema/raw/master/csl-citation.json"} </w:delInstrText>
                </w:r>
                <w:r w:rsidRPr="00E96594" w:rsidDel="00C81CB8">
                  <w:rPr>
                    <w:sz w:val="20"/>
                    <w:szCs w:val="20"/>
                  </w:rPr>
                  <w:fldChar w:fldCharType="separate"/>
                </w:r>
                <w:r w:rsidRPr="00DB5969" w:rsidDel="00C81CB8">
                  <w:rPr>
                    <w:sz w:val="20"/>
                    <w:szCs w:val="20"/>
                    <w:lang w:val="es-ES"/>
                  </w:rPr>
                  <w:delText>[10]</w:delText>
                </w:r>
                <w:r w:rsidRPr="00E96594" w:rsidDel="00C81CB8">
                  <w:rPr>
                    <w:sz w:val="20"/>
                    <w:szCs w:val="20"/>
                  </w:rPr>
                  <w:fldChar w:fldCharType="end"/>
                </w:r>
                <w:r w:rsidRPr="00DB5969" w:rsidDel="00C81CB8">
                  <w:rPr>
                    <w:sz w:val="20"/>
                    <w:szCs w:val="20"/>
                    <w:lang w:val="es-ES"/>
                  </w:rPr>
                  <w:delText xml:space="preserve">.  </w:delText>
                </w:r>
              </w:del>
            </w:ins>
          </w:p>
          <w:p w14:paraId="420E9021" w14:textId="411DFC00" w:rsidR="00C81CB8" w:rsidRPr="009A27F4" w:rsidRDefault="00C81CB8">
            <w:pPr>
              <w:rPr>
                <w:lang w:val="es-ES"/>
              </w:rPr>
              <w:pPrChange w:id="175" w:author="Brad Beauvais" w:date="2025-05-23T10:01:00Z" w16du:dateUtc="2025-05-23T15:01:00Z">
                <w:pPr>
                  <w:pStyle w:val="Heading4"/>
                  <w:ind w:left="615"/>
                  <w:jc w:val="center"/>
                </w:pPr>
              </w:pPrChange>
            </w:pPr>
          </w:p>
        </w:tc>
        <w:tc>
          <w:tcPr>
            <w:tcW w:w="936" w:type="dxa"/>
            <w:tcPrChange w:id="176" w:author="Beauvais, Bradley M" w:date="2025-05-30T13:29:00Z" w16du:dateUtc="2025-05-30T18:29:00Z">
              <w:tcPr>
                <w:tcW w:w="810" w:type="dxa"/>
                <w:gridSpan w:val="2"/>
              </w:tcPr>
            </w:tcPrChange>
          </w:tcPr>
          <w:p w14:paraId="43BC1C34" w14:textId="52455FFC" w:rsidR="005A52B7" w:rsidRPr="00A87DA1" w:rsidRDefault="00FF2E20">
            <w:pPr>
              <w:ind w:firstLine="0"/>
              <w:pPrChange w:id="177" w:author="Beauvais, Bradley M" w:date="2025-05-30T13:31:00Z" w16du:dateUtc="2025-05-30T18:31:00Z">
                <w:pPr>
                  <w:pStyle w:val="Heading4"/>
                </w:pPr>
              </w:pPrChange>
            </w:pPr>
            <w:ins w:id="178" w:author="Beauvais, Bradley M" w:date="2025-05-30T13:31:00Z" w16du:dateUtc="2025-05-30T18:31:00Z">
              <w:r w:rsidRPr="00DB5969">
                <w:rPr>
                  <w:lang w:val="es-ES"/>
                </w:rPr>
                <w:t xml:space="preserve">     </w:t>
              </w:r>
            </w:ins>
            <w:ins w:id="179" w:author="Beauvais, Bradley M" w:date="2025-05-30T13:30:00Z" w16du:dateUtc="2025-05-30T18:30:00Z">
              <w:r w:rsidR="00C81CB8" w:rsidRPr="00A87DA1">
                <w:t>(3)</w:t>
              </w:r>
            </w:ins>
            <w:r w:rsidR="003A0E3E" w:rsidRPr="00A87DA1">
              <w:rPr>
                <w:rPrChange w:id="180" w:author="Brad Beauvais" w:date="2025-05-23T10:01:00Z" w16du:dateUtc="2025-05-23T15:01:00Z">
                  <w:rPr>
                    <w:lang w:val="es-ES"/>
                  </w:rPr>
                </w:rPrChange>
              </w:rPr>
              <w:t xml:space="preserve">       </w:t>
            </w:r>
            <w:del w:id="181" w:author="Beauvais, Bradley M" w:date="2025-05-30T13:30:00Z" w16du:dateUtc="2025-05-30T18:30:00Z">
              <w:r w:rsidR="005A52B7" w:rsidRPr="00A87DA1" w:rsidDel="00C81CB8">
                <w:delText>(3)</w:delText>
              </w:r>
            </w:del>
          </w:p>
        </w:tc>
      </w:tr>
    </w:tbl>
    <w:p w14:paraId="373F7252" w14:textId="77777777" w:rsidR="00C81CB8" w:rsidRPr="00E96594" w:rsidRDefault="00C81CB8">
      <w:pPr>
        <w:ind w:left="540" w:right="540" w:firstLine="0"/>
        <w:rPr>
          <w:ins w:id="182" w:author="Beauvais, Bradley M" w:date="2025-05-30T13:29:00Z" w16du:dateUtc="2025-05-30T18:29:00Z"/>
          <w:sz w:val="20"/>
          <w:szCs w:val="20"/>
        </w:rPr>
        <w:pPrChange w:id="183" w:author="Beauvais, Bradley M" w:date="2025-05-30T13:30:00Z" w16du:dateUtc="2025-05-30T18:30:00Z">
          <w:pPr/>
        </w:pPrChange>
      </w:pPr>
      <w:ins w:id="184" w:author="Beauvais, Bradley M" w:date="2025-05-30T13:29:00Z" w16du:dateUtc="2025-05-30T18:29:00Z">
        <w:r w:rsidRPr="00E96594">
          <w:rPr>
            <w:sz w:val="20"/>
            <w:szCs w:val="20"/>
          </w:rPr>
          <w:t xml:space="preserve">where O1 is the logarithm of TA divided by the gross national product (GNP) price-level index assuming a base value for 1968, O2 is the total liabilities (TL) divided by total assets (TA), O3 is working capital (WC) divided by TA, O4 is current liabilities (CL) divided by current assets (CA), O5 is an indicator variable if TL are greater than TA, O6 is net income divided by TA, O7 is operating funds divided by TL, O8 is an indicator variable for two consecutive years of negative net income, and O9 is the change in net income divided by the absolute values of net income at year t-1 and year t-2 </w:t>
        </w:r>
        <w:r w:rsidRPr="00E96594">
          <w:rPr>
            <w:sz w:val="20"/>
            <w:szCs w:val="20"/>
          </w:rPr>
          <w:fldChar w:fldCharType="begin"/>
        </w:r>
        <w:r w:rsidRPr="00E96594">
          <w:rPr>
            <w:sz w:val="20"/>
            <w:szCs w:val="20"/>
          </w:rPr>
          <w:instrText xml:space="preserve"> ADDIN ZOTERO_ITEM CSL_CITATION {"citationID":"8lCzwet5","properties":{"formattedCitation":"[10]","plainCitation":"[10]","noteIndex":0},"citationItems":[{"id":"9FzcfhFk/mbEw8XaR","uris":["http://zotero.org/users/local/2kgMfbam/items/3GQMJQSV"],"itemData":{"id":19,"type":"article-journal","container-title":"Journal of Accounting Research","DOI":"10.2307/2490395","ISSN":"0021-8456","issue":"1","note":"publisher: [Accounting Research Center, Booth School of Business, University of Chicago, Wiley]","page":"109-131","source":"JSTOR","title":"Financial Ratios and the Probabilistic Prediction of Bankruptcy","volume":"18","author":[{"family":"Ohlson","given":"James A."}],"issued":{"date-parts":[["1980"]]}}}],"schema":"https://github.com/citation-style-language/schema/raw/master/csl-citation.json"} </w:instrText>
        </w:r>
        <w:r w:rsidRPr="00E96594">
          <w:rPr>
            <w:sz w:val="20"/>
            <w:szCs w:val="20"/>
          </w:rPr>
          <w:fldChar w:fldCharType="separate"/>
        </w:r>
        <w:r w:rsidRPr="00E96594">
          <w:rPr>
            <w:sz w:val="20"/>
            <w:szCs w:val="20"/>
          </w:rPr>
          <w:t>[10]</w:t>
        </w:r>
        <w:r w:rsidRPr="00E96594">
          <w:rPr>
            <w:sz w:val="20"/>
            <w:szCs w:val="20"/>
          </w:rPr>
          <w:fldChar w:fldCharType="end"/>
        </w:r>
        <w:r w:rsidRPr="00E96594">
          <w:rPr>
            <w:sz w:val="20"/>
            <w:szCs w:val="20"/>
          </w:rPr>
          <w:t xml:space="preserve">.  </w:t>
        </w:r>
      </w:ins>
    </w:p>
    <w:p w14:paraId="1A06C288" w14:textId="77777777" w:rsidR="00C81CB8" w:rsidRDefault="00C81CB8" w:rsidP="00C81CB8">
      <w:pPr>
        <w:ind w:firstLine="0"/>
        <w:rPr>
          <w:ins w:id="185" w:author="Beauvais, Bradley M" w:date="2025-05-30T13:29:00Z" w16du:dateUtc="2025-05-30T18:29:00Z"/>
        </w:rPr>
      </w:pPr>
    </w:p>
    <w:p w14:paraId="38C356A5" w14:textId="770BAD0E" w:rsidR="005A52B7" w:rsidRPr="00A87DA1" w:rsidDel="003418A0" w:rsidRDefault="00FF2E20">
      <w:pPr>
        <w:ind w:firstLine="0"/>
        <w:rPr>
          <w:del w:id="186" w:author="Aleksandar Tomic" w:date="2025-05-22T23:10:00Z"/>
        </w:rPr>
        <w:pPrChange w:id="187" w:author="Beauvais, Bradley M" w:date="2025-05-30T13:29:00Z" w16du:dateUtc="2025-05-30T18:29:00Z">
          <w:pPr/>
        </w:pPrChange>
      </w:pPr>
      <w:ins w:id="188" w:author="Beauvais, Bradley M" w:date="2025-05-30T13:31:00Z" w16du:dateUtc="2025-05-30T18:31:00Z">
        <w:r>
          <w:tab/>
        </w:r>
      </w:ins>
      <w:ins w:id="189" w:author="Brad Beauvais" w:date="2025-05-23T10:02:00Z" w16du:dateUtc="2025-05-23T15:02:00Z">
        <w:del w:id="190" w:author="Beauvais, Bradley M" w:date="2025-05-30T13:27:00Z" w16du:dateUtc="2025-05-30T18:27:00Z">
          <w:r w:rsidR="00A87DA1" w:rsidDel="00C81CB8">
            <w:tab/>
          </w:r>
        </w:del>
        <w:r w:rsidR="00A87DA1" w:rsidRPr="00A87DA1">
          <w:t>Ohlson improved Altman’s work by offering a score that predicts bankruptcy using ratio and indicator variables that are actually lagged (Equation 3)</w:t>
        </w:r>
        <w:r w:rsidR="00A87DA1" w:rsidRPr="00741377">
          <w:t xml:space="preserve"> </w:t>
        </w:r>
        <w:r w:rsidR="00A87DA1" w:rsidRPr="00741377">
          <w:fldChar w:fldCharType="begin"/>
        </w:r>
        <w:r w:rsidR="00A87DA1" w:rsidRPr="00741377">
          <w:instrText xml:space="preserve"> ADDIN ZOTERO_ITEM CSL_CITATION {"citationID":"1sYwdZmQ","properties":{"formattedCitation":"[10]","plainCitation":"[10]","noteIndex":0},"citationItems":[{"id":"9FzcfhFk/mbEw8XaR","uris":["http://zotero.org/users/local/2kgMfbam/items/3GQMJQSV"],"itemData":{"id":19,"type":"article-journal","container-title":"Journal of Accounting Research","DOI":"10.2307/2490395","ISSN":"0021-8456","issue":"1","note":"publisher: [Accounting Research Center, Booth School of Business, University of Chicago, Wiley]","page":"109-131","source":"JSTOR","title":"Financial Ratios and the Probabilistic Prediction of Bankruptcy","volume":"18","author":[{"family":"Ohlson","given":"James A."}],"issued":{"date-parts":[["1980"]]}}}],"schema":"https://github.com/citation-style-language/schema/raw/master/csl-citation.json"} </w:instrText>
        </w:r>
        <w:r w:rsidR="00A87DA1" w:rsidRPr="00741377">
          <w:fldChar w:fldCharType="separate"/>
        </w:r>
        <w:r w:rsidR="00A87DA1" w:rsidRPr="00A87DA1">
          <w:t>[10]</w:t>
        </w:r>
        <w:r w:rsidR="00A87DA1" w:rsidRPr="00741377">
          <w:fldChar w:fldCharType="end"/>
        </w:r>
        <w:r w:rsidR="00A87DA1" w:rsidRPr="00A87DA1">
          <w:t>.</w:t>
        </w:r>
        <w:r w:rsidR="00A87DA1">
          <w:t xml:space="preserve">  </w:t>
        </w:r>
      </w:ins>
    </w:p>
    <w:p w14:paraId="1F1A74A9" w14:textId="2ADE8777" w:rsidR="00981524" w:rsidRPr="00B36189" w:rsidDel="00C81CB8" w:rsidRDefault="00896EDF">
      <w:pPr>
        <w:ind w:firstLine="0"/>
        <w:rPr>
          <w:del w:id="191" w:author="Beauvais, Bradley M" w:date="2025-05-30T13:27:00Z" w16du:dateUtc="2025-05-30T18:27:00Z"/>
          <w:sz w:val="20"/>
          <w:szCs w:val="20"/>
          <w:rPrChange w:id="192" w:author="Beauvais, Bradley M" w:date="2025-05-30T13:27:00Z" w16du:dateUtc="2025-05-30T18:27:00Z">
            <w:rPr>
              <w:del w:id="193" w:author="Beauvais, Bradley M" w:date="2025-05-30T13:27:00Z" w16du:dateUtc="2025-05-30T18:27:00Z"/>
            </w:rPr>
          </w:rPrChange>
        </w:rPr>
        <w:pPrChange w:id="194" w:author="Beauvais, Bradley M" w:date="2025-05-30T13:29:00Z" w16du:dateUtc="2025-05-30T18:29:00Z">
          <w:pPr>
            <w:ind w:firstLine="0"/>
            <w:jc w:val="left"/>
          </w:pPr>
        </w:pPrChange>
      </w:pPr>
      <w:del w:id="195" w:author="Beauvais, Bradley M" w:date="2025-05-30T13:27:00Z" w16du:dateUtc="2025-05-30T18:27:00Z">
        <w:r w:rsidRPr="00B36189" w:rsidDel="00C81CB8">
          <w:rPr>
            <w:sz w:val="20"/>
            <w:szCs w:val="20"/>
            <w:rPrChange w:id="196" w:author="Beauvais, Bradley M" w:date="2025-05-30T13:27:00Z" w16du:dateUtc="2025-05-30T18:27:00Z">
              <w:rPr/>
            </w:rPrChange>
          </w:rPr>
          <w:delText xml:space="preserve">where </w:delText>
        </w:r>
        <w:r w:rsidR="002E11FB" w:rsidRPr="00B36189" w:rsidDel="00C81CB8">
          <w:rPr>
            <w:sz w:val="20"/>
            <w:szCs w:val="20"/>
            <w:rPrChange w:id="197" w:author="Beauvais, Bradley M" w:date="2025-05-30T13:27:00Z" w16du:dateUtc="2025-05-30T18:27:00Z">
              <w:rPr/>
            </w:rPrChange>
          </w:rPr>
          <w:delText>O</w:delText>
        </w:r>
        <w:r w:rsidR="3C88610E" w:rsidRPr="00B36189" w:rsidDel="00C81CB8">
          <w:rPr>
            <w:sz w:val="20"/>
            <w:szCs w:val="20"/>
            <w:rPrChange w:id="198" w:author="Beauvais, Bradley M" w:date="2025-05-30T13:27:00Z" w16du:dateUtc="2025-05-30T18:27:00Z">
              <w:rPr/>
            </w:rPrChange>
          </w:rPr>
          <w:delText>1 is</w:delText>
        </w:r>
        <w:r w:rsidR="0EFE491E" w:rsidRPr="00B36189" w:rsidDel="00C81CB8">
          <w:rPr>
            <w:sz w:val="20"/>
            <w:szCs w:val="20"/>
            <w:rPrChange w:id="199" w:author="Beauvais, Bradley M" w:date="2025-05-30T13:27:00Z" w16du:dateUtc="2025-05-30T18:27:00Z">
              <w:rPr/>
            </w:rPrChange>
          </w:rPr>
          <w:delText xml:space="preserve"> the logarithm of TA divided by </w:delText>
        </w:r>
        <w:r w:rsidR="00B778A1" w:rsidRPr="00B36189" w:rsidDel="00C81CB8">
          <w:rPr>
            <w:sz w:val="20"/>
            <w:szCs w:val="20"/>
            <w:rPrChange w:id="200" w:author="Beauvais, Bradley M" w:date="2025-05-30T13:27:00Z" w16du:dateUtc="2025-05-30T18:27:00Z">
              <w:rPr/>
            </w:rPrChange>
          </w:rPr>
          <w:delText xml:space="preserve">the </w:delText>
        </w:r>
        <w:r w:rsidR="0EFE491E" w:rsidRPr="00B36189" w:rsidDel="00C81CB8">
          <w:rPr>
            <w:sz w:val="20"/>
            <w:szCs w:val="20"/>
            <w:rPrChange w:id="201" w:author="Beauvais, Bradley M" w:date="2025-05-30T13:27:00Z" w16du:dateUtc="2025-05-30T18:27:00Z">
              <w:rPr/>
            </w:rPrChange>
          </w:rPr>
          <w:delText xml:space="preserve">gross national product (GNP) price-level index assuming a base value for 1968, </w:delText>
        </w:r>
        <w:r w:rsidR="3C88610E" w:rsidRPr="00B36189" w:rsidDel="00C81CB8">
          <w:rPr>
            <w:sz w:val="20"/>
            <w:szCs w:val="20"/>
            <w:rPrChange w:id="202" w:author="Beauvais, Bradley M" w:date="2025-05-30T13:27:00Z" w16du:dateUtc="2025-05-30T18:27:00Z">
              <w:rPr/>
            </w:rPrChange>
          </w:rPr>
          <w:delText xml:space="preserve">O2 is </w:delText>
        </w:r>
        <w:r w:rsidR="0EFE491E" w:rsidRPr="00B36189" w:rsidDel="00C81CB8">
          <w:rPr>
            <w:sz w:val="20"/>
            <w:szCs w:val="20"/>
            <w:rPrChange w:id="203" w:author="Beauvais, Bradley M" w:date="2025-05-30T13:27:00Z" w16du:dateUtc="2025-05-30T18:27:00Z">
              <w:rPr/>
            </w:rPrChange>
          </w:rPr>
          <w:delText xml:space="preserve">the total liabilities </w:delText>
        </w:r>
        <w:r w:rsidR="0041491F" w:rsidRPr="00B36189" w:rsidDel="00C81CB8">
          <w:rPr>
            <w:sz w:val="20"/>
            <w:szCs w:val="20"/>
            <w:rPrChange w:id="204" w:author="Beauvais, Bradley M" w:date="2025-05-30T13:27:00Z" w16du:dateUtc="2025-05-30T18:27:00Z">
              <w:rPr/>
            </w:rPrChange>
          </w:rPr>
          <w:delText xml:space="preserve">(TL) </w:delText>
        </w:r>
        <w:r w:rsidR="0EFE491E" w:rsidRPr="00B36189" w:rsidDel="00C81CB8">
          <w:rPr>
            <w:sz w:val="20"/>
            <w:szCs w:val="20"/>
            <w:rPrChange w:id="205" w:author="Beauvais, Bradley M" w:date="2025-05-30T13:27:00Z" w16du:dateUtc="2025-05-30T18:27:00Z">
              <w:rPr/>
            </w:rPrChange>
          </w:rPr>
          <w:delText xml:space="preserve">divided by </w:delText>
        </w:r>
        <w:r w:rsidR="0066219F" w:rsidRPr="00B36189" w:rsidDel="00C81CB8">
          <w:rPr>
            <w:sz w:val="20"/>
            <w:szCs w:val="20"/>
            <w:rPrChange w:id="206" w:author="Beauvais, Bradley M" w:date="2025-05-30T13:27:00Z" w16du:dateUtc="2025-05-30T18:27:00Z">
              <w:rPr/>
            </w:rPrChange>
          </w:rPr>
          <w:delText>total asse</w:delText>
        </w:r>
        <w:r w:rsidR="00D33C9A" w:rsidRPr="00B36189" w:rsidDel="00C81CB8">
          <w:rPr>
            <w:sz w:val="20"/>
            <w:szCs w:val="20"/>
            <w:rPrChange w:id="207" w:author="Beauvais, Bradley M" w:date="2025-05-30T13:27:00Z" w16du:dateUtc="2025-05-30T18:27:00Z">
              <w:rPr/>
            </w:rPrChange>
          </w:rPr>
          <w:delText>ts (</w:delText>
        </w:r>
        <w:r w:rsidR="0EFE491E" w:rsidRPr="00B36189" w:rsidDel="00C81CB8">
          <w:rPr>
            <w:sz w:val="20"/>
            <w:szCs w:val="20"/>
            <w:rPrChange w:id="208" w:author="Beauvais, Bradley M" w:date="2025-05-30T13:27:00Z" w16du:dateUtc="2025-05-30T18:27:00Z">
              <w:rPr/>
            </w:rPrChange>
          </w:rPr>
          <w:delText>TA</w:delText>
        </w:r>
        <w:r w:rsidR="00D33C9A" w:rsidRPr="00B36189" w:rsidDel="00C81CB8">
          <w:rPr>
            <w:sz w:val="20"/>
            <w:szCs w:val="20"/>
            <w:rPrChange w:id="209" w:author="Beauvais, Bradley M" w:date="2025-05-30T13:27:00Z" w16du:dateUtc="2025-05-30T18:27:00Z">
              <w:rPr/>
            </w:rPrChange>
          </w:rPr>
          <w:delText>)</w:delText>
        </w:r>
        <w:r w:rsidR="0EFE491E" w:rsidRPr="00B36189" w:rsidDel="00C81CB8">
          <w:rPr>
            <w:sz w:val="20"/>
            <w:szCs w:val="20"/>
            <w:rPrChange w:id="210" w:author="Beauvais, Bradley M" w:date="2025-05-30T13:27:00Z" w16du:dateUtc="2025-05-30T18:27:00Z">
              <w:rPr/>
            </w:rPrChange>
          </w:rPr>
          <w:delText xml:space="preserve">, </w:delText>
        </w:r>
        <w:r w:rsidR="7C619AC6" w:rsidRPr="00B36189" w:rsidDel="00C81CB8">
          <w:rPr>
            <w:sz w:val="20"/>
            <w:szCs w:val="20"/>
            <w:rPrChange w:id="211" w:author="Beauvais, Bradley M" w:date="2025-05-30T13:27:00Z" w16du:dateUtc="2025-05-30T18:27:00Z">
              <w:rPr/>
            </w:rPrChange>
          </w:rPr>
          <w:delText xml:space="preserve">O3 is </w:delText>
        </w:r>
        <w:r w:rsidR="0EFE491E" w:rsidRPr="00B36189" w:rsidDel="00C81CB8">
          <w:rPr>
            <w:sz w:val="20"/>
            <w:szCs w:val="20"/>
            <w:rPrChange w:id="212" w:author="Beauvais, Bradley M" w:date="2025-05-30T13:27:00Z" w16du:dateUtc="2025-05-30T18:27:00Z">
              <w:rPr/>
            </w:rPrChange>
          </w:rPr>
          <w:delText xml:space="preserve">working capital (WC) divided by TA, </w:delText>
        </w:r>
        <w:r w:rsidR="7C619AC6" w:rsidRPr="00B36189" w:rsidDel="00C81CB8">
          <w:rPr>
            <w:sz w:val="20"/>
            <w:szCs w:val="20"/>
            <w:rPrChange w:id="213" w:author="Beauvais, Bradley M" w:date="2025-05-30T13:27:00Z" w16du:dateUtc="2025-05-30T18:27:00Z">
              <w:rPr/>
            </w:rPrChange>
          </w:rPr>
          <w:delText xml:space="preserve">O4 is </w:delText>
        </w:r>
        <w:r w:rsidR="0EFE491E" w:rsidRPr="00B36189" w:rsidDel="00C81CB8">
          <w:rPr>
            <w:sz w:val="20"/>
            <w:szCs w:val="20"/>
            <w:rPrChange w:id="214" w:author="Beauvais, Bradley M" w:date="2025-05-30T13:27:00Z" w16du:dateUtc="2025-05-30T18:27:00Z">
              <w:rPr/>
            </w:rPrChange>
          </w:rPr>
          <w:delText>current liabilities (CL) divided by current assets (CA</w:delText>
        </w:r>
        <w:r w:rsidR="1772758E" w:rsidRPr="00B36189" w:rsidDel="00C81CB8">
          <w:rPr>
            <w:sz w:val="20"/>
            <w:szCs w:val="20"/>
            <w:rPrChange w:id="215" w:author="Beauvais, Bradley M" w:date="2025-05-30T13:27:00Z" w16du:dateUtc="2025-05-30T18:27:00Z">
              <w:rPr/>
            </w:rPrChange>
          </w:rPr>
          <w:delText>)</w:delText>
        </w:r>
        <w:r w:rsidR="0EFE491E" w:rsidRPr="00B36189" w:rsidDel="00C81CB8">
          <w:rPr>
            <w:sz w:val="20"/>
            <w:szCs w:val="20"/>
            <w:rPrChange w:id="216" w:author="Beauvais, Bradley M" w:date="2025-05-30T13:27:00Z" w16du:dateUtc="2025-05-30T18:27:00Z">
              <w:rPr/>
            </w:rPrChange>
          </w:rPr>
          <w:delText xml:space="preserve">, </w:delText>
        </w:r>
        <w:r w:rsidR="7C619AC6" w:rsidRPr="00B36189" w:rsidDel="00C81CB8">
          <w:rPr>
            <w:sz w:val="20"/>
            <w:szCs w:val="20"/>
            <w:rPrChange w:id="217" w:author="Beauvais, Bradley M" w:date="2025-05-30T13:27:00Z" w16du:dateUtc="2025-05-30T18:27:00Z">
              <w:rPr/>
            </w:rPrChange>
          </w:rPr>
          <w:delText xml:space="preserve">O5 is </w:delText>
        </w:r>
        <w:r w:rsidR="0EFE491E" w:rsidRPr="00B36189" w:rsidDel="00C81CB8">
          <w:rPr>
            <w:sz w:val="20"/>
            <w:szCs w:val="20"/>
            <w:rPrChange w:id="218" w:author="Beauvais, Bradley M" w:date="2025-05-30T13:27:00Z" w16du:dateUtc="2025-05-30T18:27:00Z">
              <w:rPr/>
            </w:rPrChange>
          </w:rPr>
          <w:delText>an indicator variable if TL are greater than TA,</w:delText>
        </w:r>
        <w:r w:rsidR="7C619AC6" w:rsidRPr="00B36189" w:rsidDel="00C81CB8">
          <w:rPr>
            <w:sz w:val="20"/>
            <w:szCs w:val="20"/>
            <w:rPrChange w:id="219" w:author="Beauvais, Bradley M" w:date="2025-05-30T13:27:00Z" w16du:dateUtc="2025-05-30T18:27:00Z">
              <w:rPr/>
            </w:rPrChange>
          </w:rPr>
          <w:delText xml:space="preserve"> O6 is</w:delText>
        </w:r>
        <w:r w:rsidR="0EFE491E" w:rsidRPr="00B36189" w:rsidDel="00C81CB8">
          <w:rPr>
            <w:sz w:val="20"/>
            <w:szCs w:val="20"/>
            <w:rPrChange w:id="220" w:author="Beauvais, Bradley M" w:date="2025-05-30T13:27:00Z" w16du:dateUtc="2025-05-30T18:27:00Z">
              <w:rPr/>
            </w:rPrChange>
          </w:rPr>
          <w:delText xml:space="preserve"> net income divided by TA, </w:delText>
        </w:r>
        <w:r w:rsidR="7C619AC6" w:rsidRPr="00B36189" w:rsidDel="00C81CB8">
          <w:rPr>
            <w:sz w:val="20"/>
            <w:szCs w:val="20"/>
            <w:rPrChange w:id="221" w:author="Beauvais, Bradley M" w:date="2025-05-30T13:27:00Z" w16du:dateUtc="2025-05-30T18:27:00Z">
              <w:rPr/>
            </w:rPrChange>
          </w:rPr>
          <w:delText xml:space="preserve">O7 is </w:delText>
        </w:r>
        <w:r w:rsidR="0EFE491E" w:rsidRPr="00B36189" w:rsidDel="00C81CB8">
          <w:rPr>
            <w:sz w:val="20"/>
            <w:szCs w:val="20"/>
            <w:rPrChange w:id="222" w:author="Beauvais, Bradley M" w:date="2025-05-30T13:27:00Z" w16du:dateUtc="2025-05-30T18:27:00Z">
              <w:rPr/>
            </w:rPrChange>
          </w:rPr>
          <w:delText>operating funds divided by TL,</w:delText>
        </w:r>
        <w:r w:rsidR="7C619AC6" w:rsidRPr="00B36189" w:rsidDel="00C81CB8">
          <w:rPr>
            <w:sz w:val="20"/>
            <w:szCs w:val="20"/>
            <w:rPrChange w:id="223" w:author="Beauvais, Bradley M" w:date="2025-05-30T13:27:00Z" w16du:dateUtc="2025-05-30T18:27:00Z">
              <w:rPr/>
            </w:rPrChange>
          </w:rPr>
          <w:delText xml:space="preserve"> O8 is</w:delText>
        </w:r>
        <w:r w:rsidR="0EFE491E" w:rsidRPr="00B36189" w:rsidDel="00C81CB8">
          <w:rPr>
            <w:sz w:val="20"/>
            <w:szCs w:val="20"/>
            <w:rPrChange w:id="224" w:author="Beauvais, Bradley M" w:date="2025-05-30T13:27:00Z" w16du:dateUtc="2025-05-30T18:27:00Z">
              <w:rPr/>
            </w:rPrChange>
          </w:rPr>
          <w:delText xml:space="preserve"> an indicator variable for two consecutive years of negative net income, and </w:delText>
        </w:r>
        <w:r w:rsidR="78FCFF1B" w:rsidRPr="00B36189" w:rsidDel="00C81CB8">
          <w:rPr>
            <w:sz w:val="20"/>
            <w:szCs w:val="20"/>
            <w:rPrChange w:id="225" w:author="Beauvais, Bradley M" w:date="2025-05-30T13:27:00Z" w16du:dateUtc="2025-05-30T18:27:00Z">
              <w:rPr/>
            </w:rPrChange>
          </w:rPr>
          <w:delText xml:space="preserve">O9 is </w:delText>
        </w:r>
        <w:r w:rsidR="0EFE491E" w:rsidRPr="00B36189" w:rsidDel="00C81CB8">
          <w:rPr>
            <w:sz w:val="20"/>
            <w:szCs w:val="20"/>
            <w:rPrChange w:id="226" w:author="Beauvais, Bradley M" w:date="2025-05-30T13:27:00Z" w16du:dateUtc="2025-05-30T18:27:00Z">
              <w:rPr/>
            </w:rPrChange>
          </w:rPr>
          <w:delText xml:space="preserve">the change in net income divided by the absolute values of net income at year </w:delText>
        </w:r>
        <w:r w:rsidR="0EFE491E" w:rsidRPr="00B36189" w:rsidDel="00C81CB8">
          <w:rPr>
            <w:sz w:val="20"/>
            <w:szCs w:val="20"/>
            <w:rPrChange w:id="227" w:author="Beauvais, Bradley M" w:date="2025-05-30T13:27:00Z" w16du:dateUtc="2025-05-30T18:27:00Z">
              <w:rPr>
                <w:i/>
                <w:iCs/>
              </w:rPr>
            </w:rPrChange>
          </w:rPr>
          <w:delText>t-1</w:delText>
        </w:r>
        <w:r w:rsidR="0EFE491E" w:rsidRPr="00B36189" w:rsidDel="00C81CB8">
          <w:rPr>
            <w:sz w:val="20"/>
            <w:szCs w:val="20"/>
            <w:rPrChange w:id="228" w:author="Beauvais, Bradley M" w:date="2025-05-30T13:27:00Z" w16du:dateUtc="2025-05-30T18:27:00Z">
              <w:rPr/>
            </w:rPrChange>
          </w:rPr>
          <w:delText xml:space="preserve"> and year </w:delText>
        </w:r>
        <w:r w:rsidR="0EFE491E" w:rsidRPr="00B36189" w:rsidDel="00C81CB8">
          <w:rPr>
            <w:sz w:val="20"/>
            <w:szCs w:val="20"/>
            <w:rPrChange w:id="229" w:author="Beauvais, Bradley M" w:date="2025-05-30T13:27:00Z" w16du:dateUtc="2025-05-30T18:27:00Z">
              <w:rPr>
                <w:i/>
                <w:iCs/>
              </w:rPr>
            </w:rPrChange>
          </w:rPr>
          <w:delText xml:space="preserve">t-2 </w:delText>
        </w:r>
        <w:r w:rsidR="00FB7DA7" w:rsidRPr="00B36189" w:rsidDel="00C81CB8">
          <w:rPr>
            <w:sz w:val="20"/>
            <w:szCs w:val="20"/>
            <w:rPrChange w:id="230" w:author="Beauvais, Bradley M" w:date="2025-05-30T13:27:00Z" w16du:dateUtc="2025-05-30T18:27:00Z">
              <w:rPr>
                <w:i/>
                <w:iCs/>
              </w:rPr>
            </w:rPrChange>
          </w:rPr>
          <w:fldChar w:fldCharType="begin"/>
        </w:r>
        <w:r w:rsidR="00205101" w:rsidRPr="00B36189" w:rsidDel="00C81CB8">
          <w:rPr>
            <w:sz w:val="20"/>
            <w:szCs w:val="20"/>
            <w:rPrChange w:id="231" w:author="Beauvais, Bradley M" w:date="2025-05-30T13:27:00Z" w16du:dateUtc="2025-05-30T18:27:00Z">
              <w:rPr>
                <w:i/>
                <w:iCs/>
              </w:rPr>
            </w:rPrChange>
          </w:rPr>
          <w:delInstrText xml:space="preserve"> ADDIN ZOTERO_ITEM CSL_CITATION {"citationID":"8lCzwet5","properties":{"formattedCitation":"[10]","plainCitation":"[10]","noteIndex":0},"citationItems":[{"id":"9FzcfhFk/mbEw8XaR","uris":["http://zotero.org/users/local/2kgMfbam/items/3GQMJQSV"],"itemData":{"id":19,"type":"article-journal","container-title":"Journal of Accounting Research","DOI":"10.2307/2490395","ISSN":"0021-8456","issue":"1","note":"publisher: [Accounting Research Center, Booth School of Business, University of Chicago, Wiley]","page":"109-131","source":"JSTOR","title":"Financial Ratios and the Probabilistic Prediction of Bankruptcy","volume":"18","author":[{"family":"Ohlson","given":"James A."}],"issued":{"date-parts":[["1980"]]}}}],"schema":"https://github.com/citation-style-language/schema/raw/master/csl-citation.json"} </w:delInstrText>
        </w:r>
        <w:r w:rsidR="00FB7DA7" w:rsidRPr="00B36189" w:rsidDel="00C81CB8">
          <w:rPr>
            <w:sz w:val="20"/>
            <w:szCs w:val="20"/>
            <w:rPrChange w:id="232" w:author="Beauvais, Bradley M" w:date="2025-05-30T13:27:00Z" w16du:dateUtc="2025-05-30T18:27:00Z">
              <w:rPr>
                <w:i/>
                <w:iCs/>
              </w:rPr>
            </w:rPrChange>
          </w:rPr>
          <w:fldChar w:fldCharType="separate"/>
        </w:r>
        <w:r w:rsidR="00205101" w:rsidRPr="00B36189" w:rsidDel="00C81CB8">
          <w:rPr>
            <w:sz w:val="20"/>
            <w:szCs w:val="20"/>
            <w:rPrChange w:id="233" w:author="Beauvais, Bradley M" w:date="2025-05-30T13:27:00Z" w16du:dateUtc="2025-05-30T18:27:00Z">
              <w:rPr/>
            </w:rPrChange>
          </w:rPr>
          <w:delText>[10]</w:delText>
        </w:r>
        <w:r w:rsidR="00FB7DA7" w:rsidRPr="00B36189" w:rsidDel="00C81CB8">
          <w:rPr>
            <w:sz w:val="20"/>
            <w:szCs w:val="20"/>
            <w:rPrChange w:id="234" w:author="Beauvais, Bradley M" w:date="2025-05-30T13:27:00Z" w16du:dateUtc="2025-05-30T18:27:00Z">
              <w:rPr>
                <w:i/>
                <w:iCs/>
              </w:rPr>
            </w:rPrChange>
          </w:rPr>
          <w:fldChar w:fldCharType="end"/>
        </w:r>
        <w:r w:rsidR="0EFE491E" w:rsidRPr="00B36189" w:rsidDel="00C81CB8">
          <w:rPr>
            <w:sz w:val="20"/>
            <w:szCs w:val="20"/>
            <w:rPrChange w:id="235" w:author="Beauvais, Bradley M" w:date="2025-05-30T13:27:00Z" w16du:dateUtc="2025-05-30T18:27:00Z">
              <w:rPr/>
            </w:rPrChange>
          </w:rPr>
          <w:delText xml:space="preserve">.  </w:delText>
        </w:r>
      </w:del>
    </w:p>
    <w:p w14:paraId="2674BAA4" w14:textId="78785FC3" w:rsidR="00981524" w:rsidRPr="00A87DA1" w:rsidDel="003418A0" w:rsidRDefault="00A87DA1">
      <w:pPr>
        <w:ind w:firstLine="0"/>
        <w:rPr>
          <w:del w:id="236" w:author="Aleksandar Tomic" w:date="2025-05-22T23:10:00Z"/>
        </w:rPr>
        <w:pPrChange w:id="237" w:author="Beauvais, Bradley M" w:date="2025-05-30T13:29:00Z" w16du:dateUtc="2025-05-30T18:29:00Z">
          <w:pPr>
            <w:ind w:firstLine="0"/>
            <w:jc w:val="left"/>
          </w:pPr>
        </w:pPrChange>
      </w:pPr>
      <w:ins w:id="238" w:author="Brad Beauvais" w:date="2025-05-23T10:01:00Z" w16du:dateUtc="2025-05-23T15:01:00Z">
        <w:r>
          <w:t>I</w:t>
        </w:r>
      </w:ins>
    </w:p>
    <w:p w14:paraId="436B1DDD" w14:textId="2722B50D" w:rsidR="00F262B8" w:rsidRPr="00A87DA1" w:rsidRDefault="0EFE491E">
      <w:pPr>
        <w:ind w:firstLine="0"/>
        <w:rPr>
          <w:rPrChange w:id="239" w:author="Brad Beauvais" w:date="2025-05-23T10:01:00Z" w16du:dateUtc="2025-05-23T15:01:00Z">
            <w:rPr>
              <w:i/>
              <w:iCs/>
            </w:rPr>
          </w:rPrChange>
        </w:rPr>
        <w:pPrChange w:id="240" w:author="Beauvais, Bradley M" w:date="2025-05-30T13:29:00Z" w16du:dateUtc="2025-05-30T18:29:00Z">
          <w:pPr/>
        </w:pPrChange>
      </w:pPr>
      <w:del w:id="241" w:author="Brad Beauvais" w:date="2025-05-23T09:59:00Z" w16du:dateUtc="2025-05-23T14:59:00Z">
        <w:r w:rsidRPr="00A87DA1" w:rsidDel="00A87DA1">
          <w:delText>I</w:delText>
        </w:r>
      </w:del>
      <w:del w:id="242" w:author="Brad Beauvais" w:date="2025-05-23T10:00:00Z" w16du:dateUtc="2025-05-23T15:00:00Z">
        <w:r w:rsidRPr="00A87DA1" w:rsidDel="00A87DA1">
          <w:delText>n</w:delText>
        </w:r>
      </w:del>
      <w:ins w:id="243" w:author="Brad Beauvais" w:date="2025-05-23T10:00:00Z" w16du:dateUtc="2025-05-23T15:00:00Z">
        <w:r w:rsidR="00A87DA1" w:rsidRPr="00A87DA1">
          <w:t>n</w:t>
        </w:r>
      </w:ins>
      <w:del w:id="244" w:author="Brad Beauvais" w:date="2025-05-23T10:00:00Z" w16du:dateUtc="2025-05-23T15:00:00Z">
        <w:r w:rsidRPr="00A87DA1" w:rsidDel="00A87DA1">
          <w:delText xml:space="preserve"> </w:delText>
        </w:r>
      </w:del>
      <w:ins w:id="245" w:author="Brad Beauvais" w:date="2025-05-23T10:00:00Z" w16du:dateUtc="2025-05-23T15:00:00Z">
        <w:r w:rsidR="00A87DA1" w:rsidRPr="00A87DA1">
          <w:t xml:space="preserve"> </w:t>
        </w:r>
      </w:ins>
      <w:r w:rsidRPr="00A87DA1">
        <w:t>estimating his model, Ohlson applied logistic regression</w:t>
      </w:r>
      <w:r w:rsidR="0FC558AF" w:rsidRPr="00A87DA1">
        <w:t xml:space="preserve"> (LR)</w:t>
      </w:r>
      <w:ins w:id="246" w:author="Aleksandar Tomic" w:date="2025-05-22T23:12:00Z">
        <w:r w:rsidR="003418A0" w:rsidRPr="00A87DA1">
          <w:t xml:space="preserve">, and his </w:t>
        </w:r>
      </w:ins>
      <w:del w:id="247" w:author="Aleksandar Tomic" w:date="2025-05-22T23:12:00Z">
        <w:r w:rsidRPr="00A87DA1" w:rsidDel="003418A0">
          <w:delText xml:space="preserve">. To generate a prediction of bankruptcy, the typical transition from log odds to probability was used: exp(O)/(1+exp(O)). </w:delText>
        </w:r>
        <w:r w:rsidR="00F262B8" w:rsidRPr="00A87DA1" w:rsidDel="003418A0">
          <w:delText xml:space="preserve">Ohlson’s </w:delText>
        </w:r>
      </w:del>
      <w:r w:rsidR="00F262B8" w:rsidRPr="00A87DA1">
        <w:t xml:space="preserve">work </w:t>
      </w:r>
      <w:r w:rsidR="006C5C07" w:rsidRPr="00A87DA1">
        <w:t>wa</w:t>
      </w:r>
      <w:r w:rsidR="00F262B8" w:rsidRPr="00A87DA1">
        <w:t xml:space="preserve">s </w:t>
      </w:r>
      <w:r w:rsidR="00CA2778" w:rsidRPr="00A87DA1">
        <w:t>an</w:t>
      </w:r>
      <w:r w:rsidR="00F262B8" w:rsidRPr="00A87DA1">
        <w:t xml:space="preserve"> improvement over Altman</w:t>
      </w:r>
      <w:r w:rsidR="00842006" w:rsidRPr="00A87DA1">
        <w:t>.  The author leveraged data prior to the organization declaring bankruptcy</w:t>
      </w:r>
      <w:r w:rsidR="00FF4426" w:rsidRPr="00A87DA1">
        <w:t xml:space="preserve"> and used one vector of observations </w:t>
      </w:r>
      <w:r w:rsidR="00BD0DFD" w:rsidRPr="00A87DA1">
        <w:t xml:space="preserve">for </w:t>
      </w:r>
      <w:r w:rsidR="00864A26" w:rsidRPr="00A87DA1">
        <w:t xml:space="preserve">a single </w:t>
      </w:r>
      <w:r w:rsidR="00BD0DFD" w:rsidRPr="00A87DA1">
        <w:t>firm</w:t>
      </w:r>
      <w:r w:rsidR="00864A26" w:rsidRPr="00A87DA1">
        <w:t>-year selected via random sampling</w:t>
      </w:r>
      <w:r w:rsidR="00E50772" w:rsidRPr="00A87DA1">
        <w:t xml:space="preserve">, although </w:t>
      </w:r>
      <w:del w:id="248" w:author="Aleksandar Tomic" w:date="2025-05-22T23:12:00Z">
        <w:r w:rsidR="00E50772" w:rsidRPr="00A87DA1" w:rsidDel="003418A0">
          <w:delText>the author</w:delText>
        </w:r>
      </w:del>
      <w:ins w:id="249" w:author="Aleksandar Tomic" w:date="2025-05-22T23:12:00Z">
        <w:r w:rsidR="003418A0" w:rsidRPr="00A87DA1">
          <w:t>Ohlson</w:t>
        </w:r>
      </w:ins>
      <w:r w:rsidR="00E50772" w:rsidRPr="00A87DA1">
        <w:t xml:space="preserve"> </w:t>
      </w:r>
      <w:r w:rsidR="00F31498" w:rsidRPr="00A87DA1">
        <w:t>correctly notes that all firms that met the inclusion criteria should have been used.</w:t>
      </w:r>
      <w:r w:rsidR="00BD0DFD" w:rsidRPr="00A87DA1">
        <w:t xml:space="preserve">  </w:t>
      </w:r>
      <w:r w:rsidR="0059495A" w:rsidRPr="00A87DA1">
        <w:t xml:space="preserve">Once again, all data were used rather than preserving a test set for evaluating </w:t>
      </w:r>
      <w:r w:rsidR="005A0F28" w:rsidRPr="00A87DA1">
        <w:t>accuracy metrics</w:t>
      </w:r>
      <w:r w:rsidR="00840D79" w:rsidRPr="00A87DA1">
        <w:t>, and the assumptions of logistic regression were largely ignored</w:t>
      </w:r>
      <w:r w:rsidR="00CA2778" w:rsidRPr="00A87DA1">
        <w:t xml:space="preserve"> (possibly for ease of interpretation).</w:t>
      </w:r>
      <w:r w:rsidR="00B92E3D" w:rsidRPr="00A87DA1">
        <w:t xml:space="preserve"> The use of logistic regression itself, however, was </w:t>
      </w:r>
      <w:r w:rsidR="001912E9" w:rsidRPr="00A87DA1">
        <w:t>also an improvement over the Altman model</w:t>
      </w:r>
      <w:r w:rsidR="00CE205A" w:rsidRPr="00A87DA1">
        <w:t>.</w:t>
      </w:r>
    </w:p>
    <w:p w14:paraId="3D4EE231" w14:textId="0A0B64F0" w:rsidR="00163026" w:rsidRPr="00A6237D" w:rsidRDefault="003A5933" w:rsidP="009E719E">
      <w:r w:rsidRPr="00A6237D">
        <w:t xml:space="preserve">While investigating empirical bias </w:t>
      </w:r>
      <w:r w:rsidR="000948DE" w:rsidRPr="00A6237D">
        <w:t xml:space="preserve">in financial distress models, </w:t>
      </w:r>
      <w:r w:rsidR="00163026" w:rsidRPr="00A6237D">
        <w:t xml:space="preserve">Zmijewski </w:t>
      </w:r>
      <w:r w:rsidR="000948DE" w:rsidRPr="00A6237D">
        <w:t xml:space="preserve">provided </w:t>
      </w:r>
      <w:r w:rsidR="00163026" w:rsidRPr="00A6237D">
        <w:t xml:space="preserve">an </w:t>
      </w:r>
      <w:r w:rsidR="006C1C48" w:rsidRPr="00A6237D">
        <w:t xml:space="preserve">additional </w:t>
      </w:r>
      <w:r w:rsidR="00163026" w:rsidRPr="00A6237D">
        <w:t>method to predict bankruptcy</w:t>
      </w:r>
      <w:r w:rsidR="00726209" w:rsidRPr="00A6237D">
        <w:t xml:space="preserve"> while investigating</w:t>
      </w:r>
      <w:r w:rsidR="002C1A27" w:rsidRPr="00A6237D">
        <w:t xml:space="preserve"> the proportion of non-bankrupt firms to be included in the training sample</w:t>
      </w:r>
      <w:r w:rsidR="00163026" w:rsidRPr="00A6237D">
        <w:t xml:space="preserve">. In contrast to earlier models, Zmijewski employed </w:t>
      </w:r>
      <w:r w:rsidR="002C1A27" w:rsidRPr="00A6237D">
        <w:t xml:space="preserve">probit models </w:t>
      </w:r>
      <w:r w:rsidR="00163026" w:rsidRPr="00A6237D">
        <w:t>of 40 bankrupt and 800 non-bankrupt firms</w:t>
      </w:r>
      <w:r w:rsidR="009A7DDE" w:rsidRPr="00A6237D">
        <w:t xml:space="preserve"> in a training set and 41 bankrupt and 800 non-bankrupt in a validation set</w:t>
      </w:r>
      <w:r w:rsidR="00163026" w:rsidRPr="00A6237D">
        <w:t xml:space="preserve"> </w:t>
      </w:r>
      <w:r w:rsidR="00D16C27" w:rsidRPr="00A6237D">
        <w:fldChar w:fldCharType="begin"/>
      </w:r>
      <w:r w:rsidR="00205101">
        <w:instrText xml:space="preserve"> ADDIN ZOTERO_ITEM CSL_CITATION {"citationID":"se1vWe3j","properties":{"formattedCitation":"[11]","plainCitation":"[11]","noteIndex":0},"citationItems":[{"id":"9FzcfhFk/OTu0sJ2R","uris":["http://zotero.org/users/local/2kgMfbam/items/AEIAWE5Y"],"itemData":{"id":21,"type":"article-journal","archive":"JSTOR","container-title":"Journal of Accounting Research","DOI":"10.2307/2490859","ISSN":"00218456, 1475679X","note":"publisher: [Accounting Research Center, Booth School of Business, University of Chicago, Wiley]","page":"59-82","title":"Methodological Issues Related to the Estimation of Financial Distress Prediction Models","volume":"22","author":[{"family":"Zmijewski","given":"Mark E."}],"issued":{"date-parts":[["1984"]]}}}],"schema":"https://github.com/citation-style-language/schema/raw/master/csl-citation.json"} </w:instrText>
      </w:r>
      <w:r w:rsidR="00D16C27" w:rsidRPr="00A6237D">
        <w:fldChar w:fldCharType="separate"/>
      </w:r>
      <w:r w:rsidR="00205101" w:rsidRPr="00205101">
        <w:t>[11]</w:t>
      </w:r>
      <w:r w:rsidR="00D16C27" w:rsidRPr="00A6237D">
        <w:fldChar w:fldCharType="end"/>
      </w:r>
      <w:r w:rsidR="00163026" w:rsidRPr="00A6237D">
        <w:t>.</w:t>
      </w:r>
      <w:r w:rsidR="000F18D2" w:rsidRPr="00A6237D">
        <w:t xml:space="preserve">  Six ‘choice</w:t>
      </w:r>
      <w:r w:rsidR="001B279C" w:rsidRPr="00A6237D">
        <w:t>-based</w:t>
      </w:r>
      <w:r w:rsidR="000F18D2" w:rsidRPr="00A6237D">
        <w:t>’ samples were drawn from the above</w:t>
      </w:r>
      <w:r w:rsidR="001B279C" w:rsidRPr="00A6237D">
        <w:t xml:space="preserve"> training set, manipulating the number of non-bankrupt selections to the set {</w:t>
      </w:r>
      <w:r w:rsidR="00405069" w:rsidRPr="00A6237D">
        <w:t>40,</w:t>
      </w:r>
      <w:r w:rsidR="009624C8" w:rsidRPr="00A6237D">
        <w:t xml:space="preserve"> </w:t>
      </w:r>
      <w:r w:rsidR="00405069" w:rsidRPr="00A6237D">
        <w:t>100,</w:t>
      </w:r>
      <w:r w:rsidR="009624C8" w:rsidRPr="00A6237D">
        <w:t xml:space="preserve"> </w:t>
      </w:r>
      <w:r w:rsidR="00405069" w:rsidRPr="00A6237D">
        <w:t>200,</w:t>
      </w:r>
      <w:r w:rsidR="009624C8" w:rsidRPr="00A6237D">
        <w:t xml:space="preserve"> </w:t>
      </w:r>
      <w:r w:rsidR="00405069" w:rsidRPr="00A6237D">
        <w:t>600,</w:t>
      </w:r>
      <w:r w:rsidR="009624C8" w:rsidRPr="00A6237D">
        <w:t xml:space="preserve"> </w:t>
      </w:r>
      <w:r w:rsidR="00405069" w:rsidRPr="00A6237D">
        <w:t xml:space="preserve">800} to investigate </w:t>
      </w:r>
      <w:r w:rsidR="00A5100D" w:rsidRPr="00A6237D">
        <w:t xml:space="preserve">model accuracy metrics </w:t>
      </w:r>
      <w:r w:rsidR="00405069" w:rsidRPr="00A6237D">
        <w:t>under various proportional sampling schemes.</w:t>
      </w:r>
      <w:r w:rsidR="000F18D2" w:rsidRPr="00A6237D">
        <w:t xml:space="preserve"> </w:t>
      </w:r>
      <w:r w:rsidR="00BF1AE2" w:rsidRPr="00A6237D">
        <w:t xml:space="preserve">Unfortunately, Zmijewski </w:t>
      </w:r>
      <w:r w:rsidR="00D173FC" w:rsidRPr="00A6237D">
        <w:t>did</w:t>
      </w:r>
      <w:r w:rsidR="00BF1AE2" w:rsidRPr="00A6237D">
        <w:t xml:space="preserve"> not use time</w:t>
      </w:r>
      <w:r w:rsidR="00517DE5" w:rsidRPr="00A6237D">
        <w:t xml:space="preserve">-lagged </w:t>
      </w:r>
      <w:r w:rsidR="00BF1AE2" w:rsidRPr="00A6237D">
        <w:t xml:space="preserve">variables, so prediction </w:t>
      </w:r>
      <w:r w:rsidR="00D173FC" w:rsidRPr="00A6237D">
        <w:t>was</w:t>
      </w:r>
      <w:r w:rsidR="00BF1AE2" w:rsidRPr="00A6237D">
        <w:t xml:space="preserve"> assumed to be independent o</w:t>
      </w:r>
      <w:r w:rsidR="006B5FF2" w:rsidRPr="00A6237D">
        <w:t>f</w:t>
      </w:r>
      <w:r w:rsidR="00BF1AE2" w:rsidRPr="00A6237D">
        <w:t xml:space="preserve"> </w:t>
      </w:r>
      <w:r w:rsidR="00B778A1">
        <w:t xml:space="preserve">the </w:t>
      </w:r>
      <w:r w:rsidR="00BF1AE2" w:rsidRPr="00A6237D">
        <w:t>firm</w:t>
      </w:r>
      <w:r w:rsidR="006B5FF2" w:rsidRPr="00A6237D">
        <w:t>’s</w:t>
      </w:r>
      <w:r w:rsidR="00BF1AE2" w:rsidRPr="00A6237D">
        <w:t xml:space="preserve"> prior </w:t>
      </w:r>
      <w:r w:rsidR="00A5100D" w:rsidRPr="00A6237D">
        <w:t xml:space="preserve">financial </w:t>
      </w:r>
      <w:r w:rsidR="00BF1AE2" w:rsidRPr="00A6237D">
        <w:t>performance.</w:t>
      </w:r>
      <w:r w:rsidR="00702A9D" w:rsidRPr="00A6237D">
        <w:t xml:space="preserve">  Also, the author’s variables </w:t>
      </w:r>
      <w:r w:rsidR="00D173FC" w:rsidRPr="00A6237D">
        <w:t>were</w:t>
      </w:r>
      <w:r w:rsidR="00702A9D" w:rsidRPr="00A6237D">
        <w:t xml:space="preserve"> </w:t>
      </w:r>
      <w:r w:rsidR="003359AD" w:rsidRPr="00A6237D">
        <w:t xml:space="preserve">notably just </w:t>
      </w:r>
      <w:r w:rsidR="00702A9D" w:rsidRPr="00A6237D">
        <w:t>a subset of Ohlson’s variables</w:t>
      </w:r>
      <w:ins w:id="250" w:author="Aleksandar Tomic" w:date="2025-05-22T23:13:00Z">
        <w:r w:rsidR="003418A0">
          <w:t xml:space="preserve">.  Nevertheless, </w:t>
        </w:r>
      </w:ins>
      <w:del w:id="251" w:author="Zo Ramamonjiarivelo" w:date="2025-05-22T20:57:00Z">
        <w:r w:rsidR="00702A9D" w:rsidRPr="00A6237D" w:rsidDel="009E719E">
          <w:delText xml:space="preserve">. </w:delText>
        </w:r>
        <w:r w:rsidR="00163026" w:rsidRPr="00A6237D" w:rsidDel="009E719E">
          <w:delText>In the Zmijewski model, scores less than 0.5 represent a higher probability of bankruptcy.</w:delText>
        </w:r>
        <w:r w:rsidR="00E265B8" w:rsidRPr="00A6237D" w:rsidDel="009E719E">
          <w:delText xml:space="preserve"> </w:delText>
        </w:r>
      </w:del>
      <w:del w:id="252" w:author="Aleksandar Tomic" w:date="2025-05-22T23:13:00Z">
        <w:r w:rsidR="00E265B8" w:rsidRPr="00A6237D" w:rsidDel="003418A0">
          <w:delText>The author</w:delText>
        </w:r>
      </w:del>
      <w:ins w:id="253" w:author="Aleksandar Tomic" w:date="2025-05-22T23:13:00Z">
        <w:r w:rsidR="003418A0">
          <w:t>Z</w:t>
        </w:r>
      </w:ins>
      <w:ins w:id="254" w:author="Aleksandar Tomic" w:date="2025-05-22T23:14:00Z">
        <w:r w:rsidR="003418A0">
          <w:t>mi</w:t>
        </w:r>
        <w:r w:rsidR="0025600D">
          <w:t>jewski</w:t>
        </w:r>
      </w:ins>
      <w:r w:rsidR="00E265B8" w:rsidRPr="00A6237D">
        <w:t xml:space="preserve">’s </w:t>
      </w:r>
      <w:r w:rsidR="00586A8C" w:rsidRPr="00A6237D">
        <w:t>contribution demonstrated</w:t>
      </w:r>
      <w:r w:rsidR="00E265B8" w:rsidRPr="00A6237D">
        <w:t xml:space="preserve"> </w:t>
      </w:r>
      <w:r w:rsidR="00D174E5" w:rsidRPr="00A6237D">
        <w:t xml:space="preserve">that </w:t>
      </w:r>
      <w:r w:rsidR="00E265B8" w:rsidRPr="00A6237D">
        <w:t xml:space="preserve">biased selection of non-bankrupt firm </w:t>
      </w:r>
      <w:r w:rsidR="00A17966" w:rsidRPr="00A6237D">
        <w:t xml:space="preserve">counts </w:t>
      </w:r>
      <w:r w:rsidR="00E265B8" w:rsidRPr="00A6237D">
        <w:t xml:space="preserve">affects model </w:t>
      </w:r>
      <w:r w:rsidR="00A5100D" w:rsidRPr="00A6237D">
        <w:t xml:space="preserve">accuracy </w:t>
      </w:r>
      <w:r w:rsidR="00E265B8" w:rsidRPr="00A6237D">
        <w:t>metrics immensely</w:t>
      </w:r>
      <w:r w:rsidR="00A17966" w:rsidRPr="00A6237D">
        <w:t>, even when using no</w:t>
      </w:r>
      <w:r w:rsidR="00563B04" w:rsidRPr="00A6237D">
        <w:t xml:space="preserve"> time</w:t>
      </w:r>
      <w:r w:rsidR="00A17966" w:rsidRPr="00A6237D">
        <w:t xml:space="preserve"> lags.  For example, using 800 non-bankrupt firms versus 40 non-bankrupt firms and non-lagged variables reduces the a</w:t>
      </w:r>
      <w:r w:rsidR="00280A5B" w:rsidRPr="00A6237D">
        <w:t>ccuracy in ‘prediction’ (</w:t>
      </w:r>
      <w:r w:rsidR="00744231" w:rsidRPr="00A6237D">
        <w:t>explanation</w:t>
      </w:r>
      <w:r w:rsidR="00280A5B" w:rsidRPr="00A6237D">
        <w:t xml:space="preserve">) of bankruptcy from 97.6% to 70.7%.  </w:t>
      </w:r>
      <w:del w:id="255" w:author="Beauvais, Bradley M" w:date="2025-05-30T13:22:00Z" w16du:dateUtc="2025-05-30T18:22:00Z">
        <w:r w:rsidR="00163026" w:rsidRPr="00A6237D" w:rsidDel="004C0FB1">
          <w:delText xml:space="preserve"> </w:delText>
        </w:r>
      </w:del>
      <w:r w:rsidR="00163026" w:rsidRPr="00A6237D">
        <w:t>The model consists of the following variables:</w:t>
      </w:r>
    </w:p>
    <w:p w14:paraId="2C630F71" w14:textId="3826B446" w:rsidR="00151F9D" w:rsidRPr="00A6237D" w:rsidRDefault="00151F9D" w:rsidP="009E719E"/>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7"/>
        <w:gridCol w:w="1193"/>
      </w:tblGrid>
      <w:tr w:rsidR="00151F9D" w:rsidRPr="00A6237D" w14:paraId="7E885F19" w14:textId="3F0D5600" w:rsidTr="00151F9D">
        <w:tc>
          <w:tcPr>
            <w:tcW w:w="8550" w:type="dxa"/>
          </w:tcPr>
          <w:p w14:paraId="60AFBA0A" w14:textId="5D2DC9F9" w:rsidR="00151F9D" w:rsidRPr="005E258E" w:rsidRDefault="00151F9D">
            <w:pPr>
              <w:jc w:val="center"/>
              <w:rPr>
                <w:lang w:val="es-ES"/>
              </w:rPr>
              <w:pPrChange w:id="256" w:author="Beauvais, Bradley M" w:date="2025-05-30T13:31:00Z" w16du:dateUtc="2025-05-30T18:31:00Z">
                <w:pPr>
                  <w:pStyle w:val="Heading4"/>
                  <w:jc w:val="center"/>
                </w:pPr>
              </w:pPrChange>
            </w:pPr>
            <w:proofErr w:type="spellStart"/>
            <w:r w:rsidRPr="005E258E">
              <w:rPr>
                <w:lang w:val="es-ES"/>
              </w:rPr>
              <w:t>Zmijewski</w:t>
            </w:r>
            <w:proofErr w:type="spellEnd"/>
            <w:r w:rsidRPr="005E258E">
              <w:rPr>
                <w:lang w:val="es-ES"/>
              </w:rPr>
              <w:t xml:space="preserve"> Score = -4.336 – 4.513 x O6 + 5.679 x O2 + 0.004 x 1/O4</w:t>
            </w:r>
          </w:p>
        </w:tc>
        <w:tc>
          <w:tcPr>
            <w:tcW w:w="810" w:type="dxa"/>
          </w:tcPr>
          <w:p w14:paraId="5080F6C9" w14:textId="5CAB9F5B" w:rsidR="00151F9D" w:rsidRPr="0048303D" w:rsidRDefault="00151F9D">
            <w:pPr>
              <w:pPrChange w:id="257" w:author="Zo Ramamonjiarivelo" w:date="2025-05-22T20:58:00Z">
                <w:pPr>
                  <w:pStyle w:val="Heading4"/>
                  <w:jc w:val="right"/>
                </w:pPr>
              </w:pPrChange>
            </w:pPr>
            <w:r w:rsidRPr="0048303D">
              <w:t>(4)</w:t>
            </w:r>
          </w:p>
        </w:tc>
      </w:tr>
    </w:tbl>
    <w:p w14:paraId="50B5395E" w14:textId="5D268C34" w:rsidR="00151F9D" w:rsidRPr="00A6237D" w:rsidRDefault="00151F9D" w:rsidP="009E719E"/>
    <w:p w14:paraId="5366AB95" w14:textId="11F33154" w:rsidR="00151F9D" w:rsidRPr="00FF2E20" w:rsidDel="004C0FB1" w:rsidRDefault="007A4960">
      <w:pPr>
        <w:ind w:left="720" w:firstLine="0"/>
        <w:rPr>
          <w:del w:id="258" w:author="Brad Beauvais" w:date="2025-05-23T10:13:00Z" w16du:dateUtc="2025-05-23T15:13:00Z"/>
          <w:sz w:val="20"/>
          <w:szCs w:val="20"/>
          <w:rPrChange w:id="259" w:author="Beauvais, Bradley M" w:date="2025-05-30T13:31:00Z" w16du:dateUtc="2025-05-30T18:31:00Z">
            <w:rPr>
              <w:del w:id="260" w:author="Brad Beauvais" w:date="2025-05-23T10:13:00Z" w16du:dateUtc="2025-05-23T15:13:00Z"/>
            </w:rPr>
          </w:rPrChange>
        </w:rPr>
        <w:pPrChange w:id="261" w:author="Beauvais, Bradley M" w:date="2025-05-30T13:31:00Z" w16du:dateUtc="2025-05-30T18:31:00Z">
          <w:pPr/>
        </w:pPrChange>
      </w:pPr>
      <w:r w:rsidRPr="00FF2E20">
        <w:rPr>
          <w:sz w:val="20"/>
          <w:szCs w:val="20"/>
          <w:rPrChange w:id="262" w:author="Beauvais, Bradley M" w:date="2025-05-30T13:31:00Z" w16du:dateUtc="2025-05-30T18:31:00Z">
            <w:rPr/>
          </w:rPrChange>
        </w:rPr>
        <w:t>where</w:t>
      </w:r>
      <w:r w:rsidR="00151F9D" w:rsidRPr="00FF2E20">
        <w:rPr>
          <w:sz w:val="20"/>
          <w:szCs w:val="20"/>
          <w:rPrChange w:id="263" w:author="Beauvais, Bradley M" w:date="2025-05-30T13:31:00Z" w16du:dateUtc="2025-05-30T18:31:00Z">
            <w:rPr/>
          </w:rPrChange>
        </w:rPr>
        <w:t xml:space="preserve"> O6 = net income divided by TA, O2 = total liabilities divided by TA, and O4 = current liabilities (CL) divided by current assets (CA).</w:t>
      </w:r>
    </w:p>
    <w:p w14:paraId="0587C3BA" w14:textId="77777777" w:rsidR="004C0FB1" w:rsidRPr="00FF2E20" w:rsidRDefault="004C0FB1">
      <w:pPr>
        <w:ind w:left="720" w:firstLine="0"/>
        <w:rPr>
          <w:ins w:id="264" w:author="Beauvais, Bradley M" w:date="2025-05-30T13:22:00Z" w16du:dateUtc="2025-05-30T18:22:00Z"/>
          <w:sz w:val="20"/>
          <w:szCs w:val="20"/>
          <w:rPrChange w:id="265" w:author="Beauvais, Bradley M" w:date="2025-05-30T13:31:00Z" w16du:dateUtc="2025-05-30T18:31:00Z">
            <w:rPr>
              <w:ins w:id="266" w:author="Beauvais, Bradley M" w:date="2025-05-30T13:22:00Z" w16du:dateUtc="2025-05-30T18:22:00Z"/>
            </w:rPr>
          </w:rPrChange>
        </w:rPr>
        <w:pPrChange w:id="267" w:author="Beauvais, Bradley M" w:date="2025-05-30T13:31:00Z" w16du:dateUtc="2025-05-30T18:31:00Z">
          <w:pPr/>
        </w:pPrChange>
      </w:pPr>
    </w:p>
    <w:p w14:paraId="6B6F0F15" w14:textId="77777777" w:rsidR="004C0FB1" w:rsidRPr="00A6237D" w:rsidRDefault="004C0FB1">
      <w:pPr>
        <w:rPr>
          <w:ins w:id="268" w:author="Beauvais, Bradley M" w:date="2025-05-30T13:22:00Z" w16du:dateUtc="2025-05-30T18:22:00Z"/>
        </w:rPr>
        <w:pPrChange w:id="269" w:author="Zo Ramamonjiarivelo" w:date="2025-05-22T20:58:00Z">
          <w:pPr>
            <w:ind w:firstLine="0"/>
          </w:pPr>
        </w:pPrChange>
      </w:pPr>
    </w:p>
    <w:p w14:paraId="0CD84A86" w14:textId="753E9B95" w:rsidR="00151F9D" w:rsidRPr="00A6237D" w:rsidDel="00E40E01" w:rsidRDefault="00151F9D" w:rsidP="009260D8">
      <w:pPr>
        <w:rPr>
          <w:del w:id="270" w:author="Brad Beauvais" w:date="2025-05-23T10:13:00Z" w16du:dateUtc="2025-05-23T15:13:00Z"/>
        </w:rPr>
      </w:pPr>
    </w:p>
    <w:p w14:paraId="73656663" w14:textId="08D0E7D6" w:rsidR="00163026" w:rsidRPr="00A6237D" w:rsidRDefault="00163026" w:rsidP="00E40E01">
      <w:pPr>
        <w:rPr>
          <w:rFonts w:eastAsia="Palatino Linotype" w:cs="Palatino Linotype"/>
        </w:rPr>
      </w:pPr>
      <w:r w:rsidRPr="00A6237D">
        <w:rPr>
          <w:shd w:val="clear" w:color="auto" w:fill="FFFFFF"/>
        </w:rPr>
        <w:t xml:space="preserve">Zmijewski </w:t>
      </w:r>
      <w:r w:rsidR="000007DE" w:rsidRPr="00A6237D">
        <w:rPr>
          <w:shd w:val="clear" w:color="auto" w:fill="FFFFFF"/>
        </w:rPr>
        <w:t>highlighted</w:t>
      </w:r>
      <w:r w:rsidRPr="00A6237D">
        <w:rPr>
          <w:shd w:val="clear" w:color="auto" w:fill="FFFFFF"/>
        </w:rPr>
        <w:t xml:space="preserve"> that other bankruptcy scoring models oversampled distressed firm</w:t>
      </w:r>
      <w:r w:rsidR="000007DE" w:rsidRPr="00A6237D">
        <w:rPr>
          <w:shd w:val="clear" w:color="auto" w:fill="FFFFFF"/>
        </w:rPr>
        <w:t xml:space="preserve">s which inflated </w:t>
      </w:r>
      <w:r w:rsidR="00EC33FA" w:rsidRPr="00A6237D">
        <w:rPr>
          <w:shd w:val="clear" w:color="auto" w:fill="FFFFFF"/>
        </w:rPr>
        <w:t>their accuracy metric</w:t>
      </w:r>
      <w:r w:rsidRPr="00A6237D">
        <w:rPr>
          <w:shd w:val="clear" w:color="auto" w:fill="FFFFFF"/>
        </w:rPr>
        <w:t xml:space="preserve">. Although his </w:t>
      </w:r>
      <w:r w:rsidRPr="00A6237D">
        <w:rPr>
          <w:rFonts w:cs="Segoe UI"/>
        </w:rPr>
        <w:t xml:space="preserve">model includes only three ratios, it has been shown to </w:t>
      </w:r>
      <w:r w:rsidR="00800292" w:rsidRPr="00A6237D">
        <w:rPr>
          <w:rFonts w:cs="Segoe UI"/>
        </w:rPr>
        <w:t>perform</w:t>
      </w:r>
      <w:r w:rsidR="00BA3909" w:rsidRPr="00A6237D">
        <w:rPr>
          <w:rFonts w:cs="Segoe UI"/>
        </w:rPr>
        <w:t xml:space="preserve"> better</w:t>
      </w:r>
      <w:r w:rsidRPr="00A6237D">
        <w:rPr>
          <w:rFonts w:cs="Segoe UI"/>
        </w:rPr>
        <w:t xml:space="preserve"> in some studies than the Altman model</w:t>
      </w:r>
      <w:r w:rsidR="001C17C6" w:rsidRPr="00A6237D">
        <w:rPr>
          <w:rFonts w:cs="Segoe UI"/>
        </w:rPr>
        <w:t>; however, it is a subset of the Ohlson model</w:t>
      </w:r>
      <w:r w:rsidR="0098091B" w:rsidRPr="00A6237D">
        <w:rPr>
          <w:rFonts w:cs="Segoe UI"/>
        </w:rPr>
        <w:t xml:space="preserve">, with only one term being a reciprocal (Current Assets / Current Liabilities).  </w:t>
      </w:r>
      <w:r w:rsidR="00B778A1">
        <w:rPr>
          <w:rFonts w:cs="Segoe UI"/>
        </w:rPr>
        <w:t>The use</w:t>
      </w:r>
      <w:r w:rsidR="00B778A1" w:rsidRPr="00A6237D">
        <w:rPr>
          <w:rFonts w:cs="Segoe UI"/>
        </w:rPr>
        <w:t xml:space="preserve"> </w:t>
      </w:r>
      <w:r w:rsidR="006163AB" w:rsidRPr="00A6237D">
        <w:rPr>
          <w:rFonts w:cs="Segoe UI"/>
        </w:rPr>
        <w:t xml:space="preserve">of a reduced set of </w:t>
      </w:r>
      <w:r w:rsidR="00C259E9" w:rsidRPr="00A6237D">
        <w:rPr>
          <w:rFonts w:cs="Segoe UI"/>
        </w:rPr>
        <w:t xml:space="preserve">predictors does not necessarily inhibit accuracy or model performance. </w:t>
      </w:r>
      <w:r w:rsidRPr="00A6237D">
        <w:rPr>
          <w:rFonts w:cs="Segoe UI"/>
        </w:rPr>
        <w:t xml:space="preserve">This is supported by the work of </w:t>
      </w:r>
      <w:proofErr w:type="spellStart"/>
      <w:r w:rsidRPr="00A6237D">
        <w:rPr>
          <w:rFonts w:eastAsia="Palatino Linotype" w:cs="Palatino Linotype"/>
        </w:rPr>
        <w:t>Bellovary</w:t>
      </w:r>
      <w:proofErr w:type="spellEnd"/>
      <w:r w:rsidRPr="00A6237D">
        <w:rPr>
          <w:rFonts w:eastAsia="Palatino Linotype" w:cs="Palatino Linotype"/>
        </w:rPr>
        <w:t xml:space="preserve">, Giacomino &amp; Akers (2007) </w:t>
      </w:r>
      <w:del w:id="271" w:author="Aleksandar Tomic" w:date="2025-05-22T23:17:00Z">
        <w:r w:rsidRPr="00A6237D" w:rsidDel="0025600D">
          <w:rPr>
            <w:rFonts w:eastAsia="Palatino Linotype" w:cs="Palatino Linotype"/>
          </w:rPr>
          <w:delText>who reviewed the slate of bankruptcy prediction studies from 1930 and found a total of 165 different models to consider. One key observation they made is that</w:delText>
        </w:r>
      </w:del>
      <w:ins w:id="272" w:author="Aleksandar Tomic" w:date="2025-05-22T23:17:00Z">
        <w:r w:rsidR="0025600D">
          <w:rPr>
            <w:rFonts w:eastAsia="Palatino Linotype" w:cs="Palatino Linotype"/>
          </w:rPr>
          <w:t>who observe that</w:t>
        </w:r>
      </w:ins>
      <w:r w:rsidRPr="00A6237D">
        <w:rPr>
          <w:rFonts w:eastAsia="Palatino Linotype" w:cs="Palatino Linotype"/>
        </w:rPr>
        <w:t xml:space="preserve"> higher model accuracy is not assured with a greater number of factors</w:t>
      </w:r>
      <w:r w:rsidR="00E31DB8" w:rsidRPr="00A6237D">
        <w:rPr>
          <w:rFonts w:eastAsia="Palatino Linotype" w:cs="Palatino Linotype"/>
        </w:rPr>
        <w:t xml:space="preserve">. </w:t>
      </w:r>
      <w:r w:rsidRPr="00A6237D">
        <w:rPr>
          <w:rFonts w:eastAsia="Palatino Linotype" w:cs="Palatino Linotype"/>
        </w:rPr>
        <w:t xml:space="preserve">Some of the models they reviewed with two factors were just as capable of accurate prediction as models with 21 factors </w:t>
      </w:r>
      <w:r w:rsidR="004E106C" w:rsidRPr="00A6237D">
        <w:rPr>
          <w:rFonts w:eastAsia="Palatino Linotype" w:cs="Palatino Linotype"/>
        </w:rPr>
        <w:fldChar w:fldCharType="begin"/>
      </w:r>
      <w:r w:rsidR="00205101">
        <w:rPr>
          <w:rFonts w:eastAsia="Palatino Linotype" w:cs="Palatino Linotype"/>
        </w:rPr>
        <w:instrText xml:space="preserve"> ADDIN ZOTERO_ITEM CSL_CITATION {"citationID":"zLg4O7PM","properties":{"formattedCitation":"[12]","plainCitation":"[12]","noteIndex":0},"citationItems":[{"id":"9FzcfhFk/r0LmaEmP","uris":["http://zotero.org/users/local/2kgMfbam/items/LZ4BILAC"],"itemData":{"id":22,"type":"article-journal","abstract":"[One of the most well-known bankruptcy prediction models was developed by Altman [1968] using multivariate discriminant analysis. Since Altman's model, a multitude of bankruptcy prediction models have flooded the literature. The primary goal of this paper is to summarize and analyze existing research on bankruptcy prediction studies in order to facilitate more productive future research in this area. This paper traces the literature on bankruptcy prediction from the 1930s, when studies focused on the use of simple ratio analysis to predict future bankruptcy, to present. The authors discuss how bankruptcy prediction studies have evolved, highlighting the different methods, number and variety of factors, andspecific uses of models. Analysis of 165 bankruptcy prediction studies pubhshed from 1965 to present reveals trends in model development. For example, discriminant analysis was the primary method used to develop models in the 1960s and 1970s. Investigation of model type by decade shows that the primary method began to shift to logit analysis and neural networks in the 1980s and 1990s. The number of factors utilized in models is also analyzed by decade, showing that the a verage has varied over time but remains around 10 overall. Analysis of accuracy of the models suggests that multivariate discriminant analysis and neural networks are the most promising methods for bankruptcy prediction models. The findings also suggest that higher model accuracy is not guaranteed with a greater number of factors. Some models with two factors are just as capable of accurate prediction as models with 21 factors.]","archive":"JSTOR","container-title":"Journal of Financial Education","ISSN":"00933961, 2332421X","note":"publisher: Financial Education Association","page":"1-42","title":"A Review of Bankruptcy Prediction Studies: 1930 to Present","volume":"33","author":[{"family":"Bellovary","given":"Jodi L."},{"family":"Giacomino","given":"Don E."},{"family":"Akers","given":"Michael D."}],"issued":{"date-parts":[["2007"]]}}}],"schema":"https://github.com/citation-style-language/schema/raw/master/csl-citation.json"} </w:instrText>
      </w:r>
      <w:r w:rsidR="004E106C" w:rsidRPr="00A6237D">
        <w:rPr>
          <w:rFonts w:eastAsia="Palatino Linotype" w:cs="Palatino Linotype"/>
        </w:rPr>
        <w:fldChar w:fldCharType="separate"/>
      </w:r>
      <w:r w:rsidR="00205101" w:rsidRPr="00205101">
        <w:t>[12]</w:t>
      </w:r>
      <w:r w:rsidR="004E106C" w:rsidRPr="00A6237D">
        <w:rPr>
          <w:rFonts w:eastAsia="Palatino Linotype" w:cs="Palatino Linotype"/>
        </w:rPr>
        <w:fldChar w:fldCharType="end"/>
      </w:r>
      <w:r w:rsidRPr="00A6237D">
        <w:rPr>
          <w:rFonts w:eastAsia="Palatino Linotype" w:cs="Palatino Linotype"/>
        </w:rPr>
        <w:t xml:space="preserve">. </w:t>
      </w:r>
      <w:r w:rsidR="00E31DB8" w:rsidRPr="00A6237D">
        <w:rPr>
          <w:rFonts w:eastAsia="Palatino Linotype" w:cs="Palatino Linotype"/>
        </w:rPr>
        <w:t>Unfortunately, the authors looked only at accuracy, not precision, recall, or other metrics</w:t>
      </w:r>
      <w:r w:rsidR="00BE4649">
        <w:rPr>
          <w:rFonts w:eastAsia="Palatino Linotype" w:cs="Palatino Linotype"/>
        </w:rPr>
        <w:t>,</w:t>
      </w:r>
      <w:r w:rsidR="00E31DB8" w:rsidRPr="00A6237D">
        <w:rPr>
          <w:rFonts w:eastAsia="Palatino Linotype" w:cs="Palatino Linotype"/>
        </w:rPr>
        <w:t xml:space="preserve"> which are more meaningful for imbalanced data.   </w:t>
      </w:r>
    </w:p>
    <w:p w14:paraId="026D248C" w14:textId="3B2391FB" w:rsidR="007E48D4" w:rsidRPr="00D1258C" w:rsidRDefault="00A47548" w:rsidP="005E258E">
      <w:pPr>
        <w:pStyle w:val="Heading2"/>
      </w:pPr>
      <w:r w:rsidRPr="00D1258C">
        <w:t>2</w:t>
      </w:r>
      <w:r w:rsidR="007E48D4" w:rsidRPr="00D1258C">
        <w:t xml:space="preserve">.2. </w:t>
      </w:r>
      <w:r w:rsidR="00F94C5A">
        <w:t>Internal</w:t>
      </w:r>
      <w:r w:rsidR="00F94C5A" w:rsidRPr="00D1258C">
        <w:t xml:space="preserve"> </w:t>
      </w:r>
      <w:ins w:id="273" w:author="Zo Ramamonjiarivelo" w:date="2025-05-22T20:36:00Z">
        <w:r w:rsidR="00D5470E">
          <w:t xml:space="preserve">and External </w:t>
        </w:r>
      </w:ins>
      <w:r w:rsidR="00F94C5A">
        <w:t>F</w:t>
      </w:r>
      <w:r w:rsidR="00F94C5A" w:rsidRPr="00D1258C">
        <w:t xml:space="preserve">actors </w:t>
      </w:r>
      <w:r w:rsidR="00F94C5A">
        <w:t>A</w:t>
      </w:r>
      <w:r w:rsidR="00F94C5A" w:rsidRPr="00D1258C">
        <w:t xml:space="preserve">ssociated with US </w:t>
      </w:r>
      <w:r w:rsidR="00F94C5A">
        <w:t>H</w:t>
      </w:r>
      <w:r w:rsidR="00F94C5A" w:rsidRPr="00D1258C">
        <w:t xml:space="preserve">ospitals’ </w:t>
      </w:r>
      <w:r w:rsidR="00F94C5A">
        <w:t>F</w:t>
      </w:r>
      <w:r w:rsidR="00F94C5A" w:rsidRPr="00D1258C">
        <w:t xml:space="preserve">inancial </w:t>
      </w:r>
      <w:r w:rsidR="00F94C5A">
        <w:t>D</w:t>
      </w:r>
      <w:r w:rsidR="00F94C5A" w:rsidRPr="00D1258C">
        <w:t xml:space="preserve">istress &amp; </w:t>
      </w:r>
      <w:r w:rsidR="00F94C5A">
        <w:t>B</w:t>
      </w:r>
      <w:r w:rsidR="00F94C5A" w:rsidRPr="00D1258C">
        <w:t xml:space="preserve">ankruptcy </w:t>
      </w:r>
      <w:r w:rsidR="00F94C5A">
        <w:t>F</w:t>
      </w:r>
      <w:r w:rsidR="00F94C5A" w:rsidRPr="00D1258C">
        <w:t>iling</w:t>
      </w:r>
    </w:p>
    <w:p w14:paraId="301FC675" w14:textId="5461C3E0" w:rsidR="007E48D4" w:rsidRPr="00A6237D" w:rsidDel="00E40E01" w:rsidRDefault="003A36C1" w:rsidP="00273BF7">
      <w:pPr>
        <w:rPr>
          <w:del w:id="274" w:author="Brad Beauvais" w:date="2025-05-23T10:13:00Z" w16du:dateUtc="2025-05-23T15:13:00Z"/>
        </w:rPr>
      </w:pPr>
      <w:ins w:id="275" w:author="Beauvais, Bradley M" w:date="2025-06-03T16:44:00Z" w16du:dateUtc="2025-06-03T21:44:00Z">
        <w:r>
          <w:t xml:space="preserve">Historically, </w:t>
        </w:r>
      </w:ins>
    </w:p>
    <w:p w14:paraId="4E0D47CE" w14:textId="2977163A" w:rsidR="007E48D4" w:rsidDel="00846A36" w:rsidRDefault="007E48D4" w:rsidP="009260D8">
      <w:pPr>
        <w:rPr>
          <w:del w:id="276" w:author="Beauvais, Bradley M" w:date="2025-05-30T13:32:00Z" w16du:dateUtc="2025-05-30T18:32:00Z"/>
        </w:rPr>
      </w:pPr>
      <w:del w:id="277" w:author="Beauvais, Bradley M" w:date="2025-06-03T16:44:00Z" w16du:dateUtc="2025-06-03T21:44:00Z">
        <w:r w:rsidRPr="00A6237D" w:rsidDel="003A36C1">
          <w:delText>B</w:delText>
        </w:r>
      </w:del>
      <w:proofErr w:type="gramStart"/>
      <w:ins w:id="278" w:author="Beauvais, Bradley M" w:date="2025-06-03T16:44:00Z" w16du:dateUtc="2025-06-03T21:44:00Z">
        <w:r w:rsidR="003A36C1">
          <w:t>b</w:t>
        </w:r>
      </w:ins>
      <w:r w:rsidRPr="00A6237D">
        <w:t>ankruptcy</w:t>
      </w:r>
      <w:proofErr w:type="gramEnd"/>
      <w:r w:rsidR="004E4902" w:rsidRPr="00A6237D">
        <w:t xml:space="preserve"> </w:t>
      </w:r>
      <w:r w:rsidRPr="00A6237D">
        <w:t xml:space="preserve">studies </w:t>
      </w:r>
      <w:del w:id="279" w:author="Beauvais, Bradley M" w:date="2025-06-03T16:44:00Z" w16du:dateUtc="2025-06-03T21:44:00Z">
        <w:r w:rsidRPr="00A6237D" w:rsidDel="003A36C1">
          <w:delText xml:space="preserve">often </w:delText>
        </w:r>
      </w:del>
      <w:ins w:id="280" w:author="Beauvais, Bradley M" w:date="2025-06-03T16:44:00Z" w16du:dateUtc="2025-06-03T21:44:00Z">
        <w:r w:rsidR="003A36C1">
          <w:t>have</w:t>
        </w:r>
        <w:r w:rsidR="003A36C1" w:rsidRPr="00A6237D">
          <w:t xml:space="preserve"> </w:t>
        </w:r>
      </w:ins>
      <w:r w:rsidR="00FD3584" w:rsidRPr="00A6237D">
        <w:t>focus</w:t>
      </w:r>
      <w:ins w:id="281" w:author="Beauvais, Bradley M" w:date="2025-06-03T16:44:00Z" w16du:dateUtc="2025-06-03T21:44:00Z">
        <w:r w:rsidR="003A36C1">
          <w:t>ed</w:t>
        </w:r>
      </w:ins>
      <w:r w:rsidRPr="00A6237D">
        <w:t xml:space="preserve"> on non-healthcare service organizations </w:t>
      </w:r>
      <w:del w:id="282" w:author="Beauvais, Bradley M" w:date="2025-06-03T16:44:00Z" w16du:dateUtc="2025-06-03T21:44:00Z">
        <w:r w:rsidRPr="00A6237D" w:rsidDel="00F8602E">
          <w:delText xml:space="preserve">or </w:delText>
        </w:r>
      </w:del>
      <w:ins w:id="283" w:author="Beauvais, Bradley M" w:date="2025-06-03T16:44:00Z" w16du:dateUtc="2025-06-03T21:44:00Z">
        <w:r w:rsidR="00F8602E">
          <w:t xml:space="preserve">and </w:t>
        </w:r>
      </w:ins>
      <w:r w:rsidRPr="00A6237D">
        <w:t xml:space="preserve">manufacturing </w:t>
      </w:r>
      <w:del w:id="284" w:author="Beauvais, Bradley M" w:date="2025-06-03T16:44:00Z" w16du:dateUtc="2025-06-03T21:44:00Z">
        <w:r w:rsidRPr="00A6237D" w:rsidDel="00F8602E">
          <w:delText>industries</w:delText>
        </w:r>
      </w:del>
      <w:ins w:id="285" w:author="Beauvais, Bradley M" w:date="2025-06-03T16:44:00Z" w16du:dateUtc="2025-06-03T21:44:00Z">
        <w:r w:rsidR="00F8602E">
          <w:t>firms</w:t>
        </w:r>
      </w:ins>
      <w:r w:rsidRPr="00A6237D">
        <w:t xml:space="preserve">. </w:t>
      </w:r>
      <w:del w:id="286" w:author="Beauvais, Bradley M" w:date="2025-06-03T16:48:00Z" w16du:dateUtc="2025-06-03T21:48:00Z">
        <w:r w:rsidRPr="00A6237D" w:rsidDel="00D51DAD">
          <w:delText xml:space="preserve">Yet, </w:delText>
        </w:r>
      </w:del>
      <w:ins w:id="287" w:author="Beauvais, Bradley M" w:date="2025-06-03T16:48:00Z" w16du:dateUtc="2025-06-03T21:48:00Z">
        <w:r w:rsidR="00D51DAD">
          <w:t>O</w:t>
        </w:r>
      </w:ins>
      <w:ins w:id="288" w:author="Beauvais, Bradley M" w:date="2025-06-03T16:45:00Z" w16du:dateUtc="2025-06-03T21:45:00Z">
        <w:r w:rsidR="00F02D5D">
          <w:t xml:space="preserve">rganizational </w:t>
        </w:r>
      </w:ins>
      <w:ins w:id="289" w:author="Beauvais, Bradley M" w:date="2025-06-03T16:44:00Z" w16du:dateUtc="2025-06-03T21:44:00Z">
        <w:r w:rsidR="00F8602E">
          <w:t xml:space="preserve">financial </w:t>
        </w:r>
      </w:ins>
      <w:ins w:id="290" w:author="Beauvais, Bradley M" w:date="2025-06-03T16:45:00Z" w16du:dateUtc="2025-06-03T21:45:00Z">
        <w:r w:rsidR="00F8602E">
          <w:t xml:space="preserve">distress and </w:t>
        </w:r>
      </w:ins>
      <w:r w:rsidRPr="00A6237D">
        <w:t xml:space="preserve">bankruptcy </w:t>
      </w:r>
      <w:del w:id="291" w:author="Beauvais, Bradley M" w:date="2025-06-03T16:45:00Z" w16du:dateUtc="2025-06-03T21:45:00Z">
        <w:r w:rsidRPr="00A6237D" w:rsidDel="00F8602E">
          <w:delText xml:space="preserve">studies </w:delText>
        </w:r>
      </w:del>
      <w:r w:rsidRPr="00A6237D">
        <w:t xml:space="preserve">are </w:t>
      </w:r>
      <w:del w:id="292" w:author="Beauvais, Bradley M" w:date="2025-06-03T16:45:00Z" w16du:dateUtc="2025-06-03T21:45:00Z">
        <w:r w:rsidRPr="00A6237D" w:rsidDel="00F02D5D">
          <w:delText xml:space="preserve">just </w:delText>
        </w:r>
      </w:del>
      <w:ins w:id="293" w:author="Beauvais, Bradley M" w:date="2025-06-03T16:45:00Z" w16du:dateUtc="2025-06-03T21:45:00Z">
        <w:r w:rsidR="00F02D5D">
          <w:t>equally</w:t>
        </w:r>
        <w:r w:rsidR="00F02D5D" w:rsidRPr="00A6237D">
          <w:t xml:space="preserve"> </w:t>
        </w:r>
      </w:ins>
      <w:r w:rsidRPr="00A6237D">
        <w:t>as important in</w:t>
      </w:r>
      <w:ins w:id="294" w:author="Beauvais, Bradley M" w:date="2025-06-03T16:45:00Z" w16du:dateUtc="2025-06-03T21:45:00Z">
        <w:r w:rsidR="00F02D5D">
          <w:t xml:space="preserve"> the</w:t>
        </w:r>
      </w:ins>
      <w:r w:rsidRPr="00A6237D">
        <w:t xml:space="preserve"> </w:t>
      </w:r>
      <w:del w:id="295" w:author="Beauvais, Bradley M" w:date="2025-06-03T16:36:00Z" w16du:dateUtc="2025-06-03T21:36:00Z">
        <w:r w:rsidRPr="00A6237D" w:rsidDel="008C5490">
          <w:delText>the healthcare industry</w:delText>
        </w:r>
      </w:del>
      <w:ins w:id="296" w:author="Beauvais, Bradley M" w:date="2025-06-03T16:36:00Z" w16du:dateUtc="2025-06-03T21:36:00Z">
        <w:r w:rsidR="008C5490">
          <w:t>health</w:t>
        </w:r>
      </w:ins>
      <w:ins w:id="297" w:author="Beauvais, Bradley M" w:date="2025-06-03T16:46:00Z" w16du:dateUtc="2025-06-03T21:46:00Z">
        <w:r w:rsidR="00396DDF">
          <w:t>care</w:t>
        </w:r>
      </w:ins>
      <w:ins w:id="298" w:author="Beauvais, Bradley M" w:date="2025-06-03T16:43:00Z" w16du:dateUtc="2025-06-03T21:43:00Z">
        <w:r w:rsidR="003A36C1">
          <w:t xml:space="preserve"> sect</w:t>
        </w:r>
      </w:ins>
      <w:ins w:id="299" w:author="Beauvais, Bradley M" w:date="2025-06-03T16:44:00Z" w16du:dateUtc="2025-06-03T21:44:00Z">
        <w:r w:rsidR="003A36C1">
          <w:t>or</w:t>
        </w:r>
      </w:ins>
      <w:ins w:id="300" w:author="Beauvais, Bradley M" w:date="2025-06-03T16:46:00Z" w16du:dateUtc="2025-06-03T21:46:00Z">
        <w:r w:rsidR="00396DDF">
          <w:t>.</w:t>
        </w:r>
      </w:ins>
      <w:ins w:id="301" w:author="Beauvais, Bradley M" w:date="2025-06-03T16:47:00Z" w16du:dateUtc="2025-06-03T21:47:00Z">
        <w:r w:rsidR="003F1510">
          <w:t xml:space="preserve"> </w:t>
        </w:r>
      </w:ins>
      <w:ins w:id="302" w:author="Beauvais, Bradley M" w:date="2025-06-03T16:46:00Z" w16du:dateUtc="2025-06-03T21:46:00Z">
        <w:r w:rsidR="00396DDF">
          <w:t xml:space="preserve">It could </w:t>
        </w:r>
      </w:ins>
      <w:del w:id="303" w:author="Beauvais, Bradley M" w:date="2025-06-03T16:44:00Z" w16du:dateUtc="2025-06-03T21:44:00Z">
        <w:r w:rsidRPr="00A6237D" w:rsidDel="003A36C1">
          <w:delText xml:space="preserve"> </w:delText>
        </w:r>
      </w:del>
      <w:del w:id="304" w:author="Beauvais, Bradley M" w:date="2025-06-03T16:46:00Z" w16du:dateUtc="2025-06-03T21:46:00Z">
        <w:r w:rsidRPr="00A6237D" w:rsidDel="00396DDF">
          <w:delText xml:space="preserve">but </w:delText>
        </w:r>
      </w:del>
      <w:del w:id="305" w:author="Beauvais, Bradley M" w:date="2025-06-03T16:43:00Z" w16du:dateUtc="2025-06-03T21:43:00Z">
        <w:r w:rsidRPr="00A6237D" w:rsidDel="00956FAC">
          <w:delText xml:space="preserve">may </w:delText>
        </w:r>
      </w:del>
      <w:ins w:id="306" w:author="Beauvais, Bradley M" w:date="2025-06-03T16:43:00Z" w16du:dateUtc="2025-06-03T21:43:00Z">
        <w:r w:rsidR="00956FAC">
          <w:t>be argued that</w:t>
        </w:r>
      </w:ins>
      <w:ins w:id="307" w:author="Beauvais, Bradley M" w:date="2025-06-03T16:47:00Z" w16du:dateUtc="2025-06-03T21:47:00Z">
        <w:r w:rsidR="003F1510">
          <w:t xml:space="preserve"> the </w:t>
        </w:r>
      </w:ins>
      <w:ins w:id="308" w:author="Beauvais, Bradley M" w:date="2025-06-03T16:48:00Z" w16du:dateUtc="2025-06-03T21:48:00Z">
        <w:r w:rsidR="009A0400">
          <w:t>limited number of</w:t>
        </w:r>
        <w:r w:rsidR="00D51DAD">
          <w:t xml:space="preserve"> studies of healthcare </w:t>
        </w:r>
        <w:r w:rsidR="00957B61">
          <w:t xml:space="preserve">organizations </w:t>
        </w:r>
      </w:ins>
      <w:ins w:id="309" w:author="Beauvais, Bradley M" w:date="2025-06-03T16:49:00Z" w16du:dateUtc="2025-06-03T21:49:00Z">
        <w:r w:rsidR="00957B61">
          <w:t xml:space="preserve">is attributable to </w:t>
        </w:r>
      </w:ins>
      <w:del w:id="310" w:author="Beauvais, Bradley M" w:date="2025-06-03T16:49:00Z" w16du:dateUtc="2025-06-03T21:49:00Z">
        <w:r w:rsidRPr="00A6237D" w:rsidDel="00957B61">
          <w:delText>be much more</w:delText>
        </w:r>
      </w:del>
      <w:ins w:id="311" w:author="Beauvais, Bradley M" w:date="2025-06-03T16:49:00Z" w16du:dateUtc="2025-06-03T21:49:00Z">
        <w:r w:rsidR="00957B61">
          <w:t>the</w:t>
        </w:r>
      </w:ins>
      <w:del w:id="312" w:author="Beauvais, Bradley M" w:date="2025-06-03T16:49:00Z" w16du:dateUtc="2025-06-03T21:49:00Z">
        <w:r w:rsidRPr="00A6237D" w:rsidDel="00957B61">
          <w:delText xml:space="preserve"> nuanced given the</w:delText>
        </w:r>
      </w:del>
      <w:r w:rsidRPr="00A6237D">
        <w:t xml:space="preserve"> complexity of the regulatory, reimbursement, and workforce challenges faced by hospitals across the country. </w:t>
      </w:r>
      <w:ins w:id="313" w:author="Beauvais, Bradley M" w:date="2025-06-03T16:51:00Z" w16du:dateUtc="2025-06-03T21:51:00Z">
        <w:r w:rsidR="00DA36D0">
          <w:t>E</w:t>
        </w:r>
      </w:ins>
      <w:ins w:id="314" w:author="Beauvais, Bradley M" w:date="2025-06-03T16:50:00Z" w16du:dateUtc="2025-06-03T21:50:00Z">
        <w:r w:rsidR="00261481">
          <w:t xml:space="preserve">arly research </w:t>
        </w:r>
      </w:ins>
      <w:ins w:id="315" w:author="Beauvais, Bradley M" w:date="2025-06-03T16:52:00Z" w16du:dateUtc="2025-06-03T21:52:00Z">
        <w:r w:rsidR="00DA36D0">
          <w:t xml:space="preserve">on </w:t>
        </w:r>
      </w:ins>
      <w:ins w:id="316" w:author="Beauvais, Bradley M" w:date="2025-06-03T16:50:00Z" w16du:dateUtc="2025-06-03T21:50:00Z">
        <w:r w:rsidR="00261481">
          <w:t xml:space="preserve">the topic </w:t>
        </w:r>
      </w:ins>
    </w:p>
    <w:p w14:paraId="5542CD1D" w14:textId="7EBF7CF7" w:rsidR="0036134D" w:rsidRDefault="007E48D4" w:rsidP="00DA36D0">
      <w:del w:id="317" w:author="Beauvais, Bradley M" w:date="2025-06-03T16:50:00Z" w16du:dateUtc="2025-06-03T21:50:00Z">
        <w:r w:rsidRPr="00A6237D" w:rsidDel="00261481">
          <w:delText xml:space="preserve">Early studies of financial distress in hospitals </w:delText>
        </w:r>
      </w:del>
      <w:del w:id="318" w:author="Beauvais, Bradley M" w:date="2025-06-03T16:52:00Z" w16du:dateUtc="2025-06-03T21:52:00Z">
        <w:r w:rsidRPr="00A6237D" w:rsidDel="00DA36D0">
          <w:delText xml:space="preserve">suggested both financial and </w:delText>
        </w:r>
        <w:r w:rsidR="003A780E" w:rsidRPr="00A6237D" w:rsidDel="00DA36D0">
          <w:delText>non-</w:delText>
        </w:r>
        <w:r w:rsidRPr="00A6237D" w:rsidDel="00DA36D0">
          <w:delText>financial factors should be considered</w:delText>
        </w:r>
      </w:del>
      <w:ins w:id="319" w:author="Beauvais, Bradley M" w:date="2025-06-03T16:52:00Z" w16du:dateUtc="2025-06-03T21:52:00Z">
        <w:r w:rsidR="00DA36D0">
          <w:t xml:space="preserve">tended to focus on </w:t>
        </w:r>
        <w:r w:rsidR="00FD4F57">
          <w:t>financial contributory factors</w:t>
        </w:r>
      </w:ins>
      <w:r w:rsidRPr="00A6237D">
        <w:t xml:space="preserve">. </w:t>
      </w:r>
      <w:ins w:id="320" w:author="Beauvais, Bradley M" w:date="2025-06-03T16:52:00Z" w16du:dateUtc="2025-06-03T21:52:00Z">
        <w:r w:rsidR="00FD4F57">
          <w:t xml:space="preserve">For example, </w:t>
        </w:r>
      </w:ins>
      <w:del w:id="321" w:author="Beauvais, Bradley M" w:date="2025-06-03T16:42:00Z" w16du:dateUtc="2025-06-03T21:42:00Z">
        <w:r w:rsidRPr="00A6237D" w:rsidDel="00031AF0">
          <w:delText xml:space="preserve">From a purely financial perspective, </w:delText>
        </w:r>
      </w:del>
      <w:r w:rsidRPr="00A6237D">
        <w:t xml:space="preserve">McCue (1991) </w:t>
      </w:r>
      <w:r w:rsidR="000D09B1" w:rsidRPr="00A6237D">
        <w:t xml:space="preserve">studied California hospitals and </w:t>
      </w:r>
      <w:r w:rsidR="00F95D1B" w:rsidRPr="00A6237D">
        <w:t>concluded that profitability rather than cash flow was a better predictor of financial distress</w:t>
      </w:r>
      <w:r w:rsidR="009D24E3" w:rsidRPr="00A6237D">
        <w:t xml:space="preserve"> </w:t>
      </w:r>
      <w:r w:rsidR="009D24E3" w:rsidRPr="00A6237D">
        <w:fldChar w:fldCharType="begin"/>
      </w:r>
      <w:r w:rsidR="00205101">
        <w:instrText xml:space="preserve"> ADDIN ZOTERO_ITEM CSL_CITATION {"citationID":"vpOfLiwk","properties":{"formattedCitation":"[13, 14]","plainCitation":"[13, 14]","noteIndex":0},"citationItems":[{"id":"9FzcfhFk/pWt3GuoM","uris":["http://zotero.org/users/local/2kgMfbam/items/ZJ2AHMHT"],"itemData":{"id":23,"type":"article-journal","container-title":"Journal of Healthcare Management","ISSN":"1096-9012","issue":"2","journalAbbreviation":"Journal of Healthcare Management","note":"publisher: LWW","page":"223-241","title":"The use of cash flow to analyze financial distress in California hospitals","volume":"36","author":[{"family":"McCue","given":"Michael J"}],"issued":{"date-parts":[["1991"]]}}},{"id":"9FzcfhFk/TcR0aLvA","uris":["http://zotero.org/users/local/2kgMfbam/items/RKJ9INVZ"],"itemData":{"id":24,"type":"article-journal","container-title":"Health Care Management Review","ISSN":"0361-6274","journalAbbreviation":"Health Care Management Review","note":"publisher: JSTOR","page":"41-51","title":"Hospital bankruptcies: An exploration of potential causes and consequences","author":[{"family":"Bazzoli","given":"Gloria J"},{"family":"Cleverley","given":"William O"}],"issued":{"date-parts":[["1994"]]}}}],"schema":"https://github.com/citation-style-language/schema/raw/master/csl-citation.json"} </w:instrText>
      </w:r>
      <w:r w:rsidR="009D24E3" w:rsidRPr="00A6237D">
        <w:fldChar w:fldCharType="separate"/>
      </w:r>
      <w:r w:rsidR="00205101" w:rsidRPr="00205101">
        <w:t>[13, 14]</w:t>
      </w:r>
      <w:r w:rsidR="009D24E3" w:rsidRPr="00A6237D">
        <w:fldChar w:fldCharType="end"/>
      </w:r>
      <w:r w:rsidR="00F95D1B" w:rsidRPr="00A6237D">
        <w:t xml:space="preserve">.  In a descriptive, case-by-case study, </w:t>
      </w:r>
      <w:r w:rsidRPr="00A6237D">
        <w:t xml:space="preserve">Bazzoli &amp; Cleverley (1994) </w:t>
      </w:r>
      <w:r w:rsidR="009D24E3" w:rsidRPr="00A6237D">
        <w:t xml:space="preserve">found that </w:t>
      </w:r>
      <w:r w:rsidRPr="00A6237D">
        <w:t xml:space="preserve">negative cash flow, low cash flow/total debt, low current ratios, negative equity, and loss of profitability </w:t>
      </w:r>
      <w:r w:rsidR="00C84E0A" w:rsidRPr="00A6237D">
        <w:t xml:space="preserve">were </w:t>
      </w:r>
      <w:r w:rsidRPr="00A6237D">
        <w:t>likely to negatively influence economic viability</w:t>
      </w:r>
      <w:r w:rsidR="00C84E0A" w:rsidRPr="00A6237D">
        <w:t xml:space="preserve"> in the 11 hospitals studied</w:t>
      </w:r>
      <w:r w:rsidR="00336D6A" w:rsidRPr="00A6237D">
        <w:t xml:space="preserve"> </w:t>
      </w:r>
      <w:r w:rsidR="00336D6A" w:rsidRPr="00A6237D">
        <w:fldChar w:fldCharType="begin"/>
      </w:r>
      <w:r w:rsidR="00205101">
        <w:instrText xml:space="preserve"> ADDIN ZOTERO_ITEM CSL_CITATION {"citationID":"p7ANtMwx","properties":{"formattedCitation":"[13, 14]","plainCitation":"[13, 14]","noteIndex":0},"citationItems":[{"id":"9FzcfhFk/pWt3GuoM","uris":["http://zotero.org/users/local/2kgMfbam/items/ZJ2AHMHT"],"itemData":{"id":23,"type":"article-journal","container-title":"Journal of Healthcare Management","ISSN":"1096-9012","issue":"2","journalAbbreviation":"Journal of Healthcare Management","note":"publisher: LWW","page":"223-241","title":"The use of cash flow to analyze financial distress in California hospitals","volume":"36","author":[{"family":"McCue","given":"Michael J"}],"issued":{"date-parts":[["1991"]]}}},{"id":"9FzcfhFk/TcR0aLvA","uris":["http://zotero.org/users/local/2kgMfbam/items/RKJ9INVZ"],"itemData":{"id":24,"type":"article-journal","container-title":"Health Care Management Review","ISSN":"0361-6274","journalAbbreviation":"Health Care Management Review","note":"publisher: JSTOR","page":"41-51","title":"Hospital bankruptcies: An exploration of potential causes and consequences","author":[{"family":"Bazzoli","given":"Gloria J"},{"family":"Cleverley","given":"William O"}],"issued":{"date-parts":[["1994"]]}}}],"schema":"https://github.com/citation-style-language/schema/raw/master/csl-citation.json"} </w:instrText>
      </w:r>
      <w:r w:rsidR="00336D6A" w:rsidRPr="00A6237D">
        <w:fldChar w:fldCharType="separate"/>
      </w:r>
      <w:r w:rsidR="00205101" w:rsidRPr="00205101">
        <w:t>[13, 14]</w:t>
      </w:r>
      <w:r w:rsidR="00336D6A" w:rsidRPr="00A6237D">
        <w:fldChar w:fldCharType="end"/>
      </w:r>
      <w:r w:rsidRPr="00A6237D">
        <w:t xml:space="preserve">. </w:t>
      </w:r>
      <w:r w:rsidR="00524A12" w:rsidRPr="00A6237D">
        <w:t xml:space="preserve">In a descriptive comparison of </w:t>
      </w:r>
      <w:r w:rsidR="006D1A4B" w:rsidRPr="00A6237D">
        <w:t xml:space="preserve">‘financially distressed’ </w:t>
      </w:r>
      <w:r w:rsidR="00524A12" w:rsidRPr="00A6237D">
        <w:t xml:space="preserve">hospitals </w:t>
      </w:r>
      <w:r w:rsidR="006D1A4B" w:rsidRPr="00A6237D">
        <w:t xml:space="preserve">(those </w:t>
      </w:r>
      <w:r w:rsidR="00524A12" w:rsidRPr="00295F49">
        <w:t>with BBB- Standard &amp; Poor’s ratings</w:t>
      </w:r>
      <w:r w:rsidR="006D1A4B" w:rsidRPr="00295F49">
        <w:t xml:space="preserve"> which existed in the American Hospital Association Directory)</w:t>
      </w:r>
      <w:r w:rsidR="00524A12" w:rsidRPr="00295F49">
        <w:t xml:space="preserve">, </w:t>
      </w:r>
      <w:r w:rsidRPr="00295F49">
        <w:t xml:space="preserve">Bazzoli and Andes (1995) found that </w:t>
      </w:r>
      <w:r w:rsidR="006D1A4B" w:rsidRPr="00295F49">
        <w:t>these facilities</w:t>
      </w:r>
      <w:r w:rsidRPr="00295F49">
        <w:t xml:space="preserve"> had access to fewer assets, encountered negative profitability in terms of both total margin and return on assets, and sustained high debt loads and poor liquidity in comparison with more financially secure institutions </w:t>
      </w:r>
      <w:r w:rsidR="00B57E1E" w:rsidRPr="00295F49">
        <w:fldChar w:fldCharType="begin"/>
      </w:r>
      <w:r w:rsidR="00205101">
        <w:instrText xml:space="preserve"> ADDIN ZOTERO_ITEM CSL_CITATION {"citationID":"D7tsD8Gn","properties":{"formattedCitation":"[15]","plainCitation":"[15]","noteIndex":0},"citationItems":[{"id":"9FzcfhFk/PCAC24uK","uris":["http://zotero.org/users/local/2kgMfbam/items/A7SZRTNR"],"itemData":{"id":25,"type":"article-journal","container-title":"Journal of Healthcare Management","ISSN":"1096-9012","issue":"4","journalAbbreviation":"Journal of Healthcare Management","note":"publisher: LWW","page":"472-495","title":"Consequences of hospital financial distress","volume":"40","author":[{"family":"Bazzoli","given":"Gloria"},{"family":"Andes","given":"Steven"}],"issued":{"date-parts":[["1995"]]}}}],"schema":"https://github.com/citation-style-language/schema/raw/master/csl-citation.json"} </w:instrText>
      </w:r>
      <w:r w:rsidR="00B57E1E" w:rsidRPr="00295F49">
        <w:fldChar w:fldCharType="separate"/>
      </w:r>
      <w:r w:rsidR="00205101" w:rsidRPr="00205101">
        <w:t>[15]</w:t>
      </w:r>
      <w:r w:rsidR="00B57E1E" w:rsidRPr="00295F49">
        <w:fldChar w:fldCharType="end"/>
      </w:r>
      <w:r w:rsidRPr="00295F49">
        <w:t xml:space="preserve">. These authors also indicated hospitals that filed for bankruptcy and permanently closed their doors (e.g., Chapter 7 bankruptcy) were more likely to be for-profit hospitals and have a lower cash flow/total debt ratio </w:t>
      </w:r>
      <w:r w:rsidR="00B57E1E" w:rsidRPr="00295F49">
        <w:fldChar w:fldCharType="begin"/>
      </w:r>
      <w:r w:rsidR="00205101">
        <w:instrText xml:space="preserve"> ADDIN ZOTERO_ITEM CSL_CITATION {"citationID":"dmXM9sIE","properties":{"formattedCitation":"[15]","plainCitation":"[15]","noteIndex":0},"citationItems":[{"id":"9FzcfhFk/PCAC24uK","uris":["http://zotero.org/users/local/2kgMfbam/items/A7SZRTNR"],"itemData":{"id":25,"type":"article-journal","container-title":"Journal of Healthcare Management","ISSN":"1096-9012","issue":"4","journalAbbreviation":"Journal of Healthcare Management","note":"publisher: LWW","page":"472-495","title":"Consequences of hospital financial distress","volume":"40","author":[{"family":"Bazzoli","given":"Gloria"},{"family":"Andes","given":"Steven"}],"issued":{"date-parts":[["1995"]]}}}],"schema":"https://github.com/citation-style-language/schema/raw/master/csl-citation.json"} </w:instrText>
      </w:r>
      <w:r w:rsidR="00B57E1E" w:rsidRPr="00295F49">
        <w:fldChar w:fldCharType="separate"/>
      </w:r>
      <w:r w:rsidR="00205101" w:rsidRPr="00205101">
        <w:t>[15]</w:t>
      </w:r>
      <w:r w:rsidR="00B57E1E" w:rsidRPr="00295F49">
        <w:fldChar w:fldCharType="end"/>
      </w:r>
      <w:r w:rsidRPr="00295F49">
        <w:t>.</w:t>
      </w:r>
      <w:r w:rsidRPr="00A6237D">
        <w:t xml:space="preserve"> </w:t>
      </w:r>
    </w:p>
    <w:p w14:paraId="1FD7E66B" w14:textId="5D1EB3D2" w:rsidR="00FD3584" w:rsidRPr="00A6237D" w:rsidDel="00E40E01" w:rsidRDefault="00FD3584" w:rsidP="009260D8">
      <w:pPr>
        <w:rPr>
          <w:del w:id="322" w:author="Brad Beauvais" w:date="2025-05-23T10:13:00Z" w16du:dateUtc="2025-05-23T15:13:00Z"/>
        </w:rPr>
      </w:pPr>
    </w:p>
    <w:p w14:paraId="6E887762" w14:textId="56BA17C0" w:rsidR="007E48D4" w:rsidRPr="00A6237D" w:rsidDel="00B34E3A" w:rsidRDefault="007E48D4" w:rsidP="009260D8">
      <w:pPr>
        <w:rPr>
          <w:del w:id="323" w:author="Beauvais, Bradley M" w:date="2025-05-30T16:29:00Z" w16du:dateUtc="2025-05-30T21:29:00Z"/>
        </w:rPr>
      </w:pPr>
      <w:del w:id="324" w:author="Beauvais, Bradley M" w:date="2025-05-30T16:29:00Z" w16du:dateUtc="2025-05-30T21:29:00Z">
        <w:r w:rsidRPr="005A045C" w:rsidDel="00B34E3A">
          <w:rPr>
            <w:highlight w:val="yellow"/>
            <w:rPrChange w:id="325" w:author="Beauvais, Bradley M" w:date="2025-05-30T13:39:00Z" w16du:dateUtc="2025-05-30T18:39:00Z">
              <w:rPr/>
            </w:rPrChange>
          </w:rPr>
          <w:delText xml:space="preserve">In additional studies, </w:delText>
        </w:r>
      </w:del>
      <w:del w:id="326" w:author="Beauvais, Bradley M" w:date="2025-05-30T13:35:00Z" w16du:dateUtc="2025-05-30T18:35:00Z">
        <w:r w:rsidRPr="005A045C" w:rsidDel="004B513D">
          <w:rPr>
            <w:highlight w:val="yellow"/>
            <w:rPrChange w:id="327" w:author="Beauvais, Bradley M" w:date="2025-05-30T13:39:00Z" w16du:dateUtc="2025-05-30T18:39:00Z">
              <w:rPr/>
            </w:rPrChange>
          </w:rPr>
          <w:delText>bankruptcy and</w:delText>
        </w:r>
      </w:del>
      <w:del w:id="328" w:author="Beauvais, Bradley M" w:date="2025-05-30T16:29:00Z" w16du:dateUtc="2025-05-30T21:29:00Z">
        <w:r w:rsidRPr="005A045C" w:rsidDel="00B34E3A">
          <w:rPr>
            <w:highlight w:val="yellow"/>
            <w:rPrChange w:id="329" w:author="Beauvais, Bradley M" w:date="2025-05-30T13:39:00Z" w16du:dateUtc="2025-05-30T18:39:00Z">
              <w:rPr/>
            </w:rPrChange>
          </w:rPr>
          <w:delText xml:space="preserve"> financial distress </w:delText>
        </w:r>
      </w:del>
      <w:del w:id="330" w:author="Beauvais, Bradley M" w:date="2025-05-30T13:35:00Z" w16du:dateUtc="2025-05-30T18:35:00Z">
        <w:r w:rsidRPr="005A045C" w:rsidDel="004B513D">
          <w:rPr>
            <w:highlight w:val="yellow"/>
            <w:rPrChange w:id="331" w:author="Beauvais, Bradley M" w:date="2025-05-30T13:39:00Z" w16du:dateUtc="2025-05-30T18:39:00Z">
              <w:rPr/>
            </w:rPrChange>
          </w:rPr>
          <w:delText xml:space="preserve">have </w:delText>
        </w:r>
      </w:del>
      <w:del w:id="332" w:author="Beauvais, Bradley M" w:date="2025-05-30T16:29:00Z" w16du:dateUtc="2025-05-30T21:29:00Z">
        <w:r w:rsidRPr="005A045C" w:rsidDel="00B34E3A">
          <w:rPr>
            <w:highlight w:val="yellow"/>
            <w:rPrChange w:id="333" w:author="Beauvais, Bradley M" w:date="2025-05-30T13:39:00Z" w16du:dateUtc="2025-05-30T18:39:00Z">
              <w:rPr/>
            </w:rPrChange>
          </w:rPr>
          <w:delText xml:space="preserve">also been associated with low occupancy </w:delText>
        </w:r>
        <w:r w:rsidR="00B778A1" w:rsidRPr="005A045C" w:rsidDel="00B34E3A">
          <w:rPr>
            <w:highlight w:val="yellow"/>
            <w:rPrChange w:id="334" w:author="Beauvais, Bradley M" w:date="2025-05-30T13:39:00Z" w16du:dateUtc="2025-05-30T18:39:00Z">
              <w:rPr/>
            </w:rPrChange>
          </w:rPr>
          <w:delText>rates</w:delText>
        </w:r>
        <w:r w:rsidRPr="005A045C" w:rsidDel="00B34E3A">
          <w:rPr>
            <w:highlight w:val="yellow"/>
            <w:rPrChange w:id="335" w:author="Beauvais, Bradley M" w:date="2025-05-30T13:39:00Z" w16du:dateUtc="2025-05-30T18:39:00Z">
              <w:rPr/>
            </w:rPrChange>
          </w:rPr>
          <w:delText>, slow collection of account receivables, poor payer mix in terms of a high percentage of Medicare and Medicaid patients, aging facilities, poor management, fraud allegations, demographic changes, financial strategy/desire to sell, quality issues, physician malpractice insurance, physician politics</w:delText>
        </w:r>
        <w:r w:rsidR="00B778A1" w:rsidRPr="005A045C" w:rsidDel="00B34E3A">
          <w:rPr>
            <w:highlight w:val="yellow"/>
            <w:rPrChange w:id="336" w:author="Beauvais, Bradley M" w:date="2025-05-30T13:39:00Z" w16du:dateUtc="2025-05-30T18:39:00Z">
              <w:rPr/>
            </w:rPrChange>
          </w:rPr>
          <w:delText>,</w:delText>
        </w:r>
        <w:r w:rsidRPr="005A045C" w:rsidDel="00B34E3A">
          <w:rPr>
            <w:highlight w:val="yellow"/>
            <w:rPrChange w:id="337" w:author="Beauvais, Bradley M" w:date="2025-05-30T13:39:00Z" w16du:dateUtc="2025-05-30T18:39:00Z">
              <w:rPr/>
            </w:rPrChange>
          </w:rPr>
          <w:delText xml:space="preserve"> and external politics </w:delText>
        </w:r>
        <w:r w:rsidR="00EB08B8" w:rsidRPr="005A045C" w:rsidDel="00B34E3A">
          <w:rPr>
            <w:highlight w:val="yellow"/>
            <w:rPrChange w:id="338" w:author="Beauvais, Bradley M" w:date="2025-05-30T13:39:00Z" w16du:dateUtc="2025-05-30T18:39:00Z">
              <w:rPr/>
            </w:rPrChange>
          </w:rPr>
          <w:fldChar w:fldCharType="begin"/>
        </w:r>
        <w:r w:rsidR="00205101" w:rsidRPr="005A045C" w:rsidDel="00B34E3A">
          <w:rPr>
            <w:highlight w:val="yellow"/>
            <w:rPrChange w:id="339" w:author="Beauvais, Bradley M" w:date="2025-05-30T13:39:00Z" w16du:dateUtc="2025-05-30T18:39:00Z">
              <w:rPr/>
            </w:rPrChange>
          </w:rPr>
          <w:delInstrText xml:space="preserve"> ADDIN ZOTERO_ITEM CSL_CITATION {"citationID":"NWarE2ic","properties":{"formattedCitation":"[13\\uc0\\u8211{}17]","plainCitation":"[13–17]","noteIndex":0},"citationItems":[{"id":"9FzcfhFk/pWt3GuoM","uris":["http://zotero.org/users/local/2kgMfbam/items/ZJ2AHMHT"],"itemData":{"id":23,"type":"article-journal","container-title":"Journal of Healthcare Management","ISSN":"1096-9012","issue":"2","journalAbbreviation":"Journal of Healthcare Management","note":"publisher: LWW","page":"223-241","title":"The use of cash flow to analyze financial distress in California hospitals","volume":"36","author":[{"family":"McCue","given":"Michael J"}],"issued":{"date-parts":[["1991"]]}}},{"id":"9FzcfhFk/TcR0aLvA","uris":["http://zotero.org/users/local/2kgMfbam/items/RKJ9INVZ"],"itemData":{"id":24,"type":"article-journal","container-title":"Health Care Management Review","ISSN":"0361-6274","journalAbbreviation":"Health Care Management Review","note":"publisher: JSTOR","page":"41-51","title":"Hospital bankruptcies: An exploration of potential causes and consequences","author":[{"family":"Bazzoli","given":"Gloria J"},{"family":"Cleverley","given":"William O"}],"issued":{"date-parts":[["1994"]]}}},{"id":"9FzcfhFk/PCAC24uK","uris":["http://zotero.org/users/local/2kgMfbam/items/A7SZRTNR"],"itemData":{"id":25,"type":"article-journal","container-title":"Journal of Healthcare Management","ISSN":"1096-9012","issue":"4","journalAbbreviation":"Journal of Healthcare Management","note":"publisher: LWW","page":"472-495","title":"Consequences of hospital financial distress","volume":"40","author":[{"family":"Bazzoli","given":"Gloria"},{"family":"Andes","given":"Steven"}],"issued":{"date-parts":[["1995"]]}}},{"id":"9FzcfhFk/AyN0yKnY","uris":["http://zotero.org/users/local/2kgMfbam/items/G9GUDP7V"],"itemData":{"id":26,"type":"article-journal","container-title":"Journal of Healthcare Management","ISSN":"1096-9012","issue":"4","journalAbbreviation":"Journal of Healthcare Management","note":"publisher: LWW","page":"252-271","title":"Factors associated with hospital bankruptcies: a political and economic framework","volume":"54","author":[{"family":"Landry","given":"Amy Yarbrough"},{"family":"Landry III","given":"Robert J"}],"issued":{"date-parts":[["2009"]]}}},{"id":"9FzcfhFk/W6xc9b6N","uris":["http://zotero.org/users/local/2kgMfbam/items/7NIINU9T"],"itemData":{"id":27,"type":"article-journal","container-title":"Journal of Accounting and Finance","issue":"2","journalAbbreviation":"Journal of Accounting and Finance","note":"publisher: North American Business Press","page":"11-23","title":"Factors Related to Hospital Bankruptcy: 2007-2019","volume":"21","author":[{"family":"Carroll","given":"Nathan W"},{"family":"Landry","given":"Amy Yarbrough"},{"family":"Erwin","given":"Cathleen O"},{"family":"Cendoma","given":"Philip J"},{"family":"Landry III","given":"Robert J"}],"issued":{"date-parts":[["2021"]]}}}],"schema":"https://github.com/citation-style-language/schema/raw/master/csl-citation.json"} </w:delInstrText>
        </w:r>
        <w:r w:rsidR="00EB08B8" w:rsidRPr="005A045C" w:rsidDel="00B34E3A">
          <w:rPr>
            <w:highlight w:val="yellow"/>
            <w:rPrChange w:id="340" w:author="Beauvais, Bradley M" w:date="2025-05-30T13:39:00Z" w16du:dateUtc="2025-05-30T18:39:00Z">
              <w:rPr/>
            </w:rPrChange>
          </w:rPr>
          <w:fldChar w:fldCharType="separate"/>
        </w:r>
        <w:r w:rsidR="00205101" w:rsidRPr="005A045C" w:rsidDel="00B34E3A">
          <w:rPr>
            <w:rFonts w:cs="Times New Roman"/>
            <w:highlight w:val="yellow"/>
            <w:rPrChange w:id="341" w:author="Beauvais, Bradley M" w:date="2025-05-30T13:39:00Z" w16du:dateUtc="2025-05-30T18:39:00Z">
              <w:rPr>
                <w:rFonts w:cs="Times New Roman"/>
              </w:rPr>
            </w:rPrChange>
          </w:rPr>
          <w:delText>[13–17]</w:delText>
        </w:r>
        <w:r w:rsidR="00EB08B8" w:rsidRPr="005A045C" w:rsidDel="00B34E3A">
          <w:rPr>
            <w:highlight w:val="yellow"/>
            <w:rPrChange w:id="342" w:author="Beauvais, Bradley M" w:date="2025-05-30T13:39:00Z" w16du:dateUtc="2025-05-30T18:39:00Z">
              <w:rPr/>
            </w:rPrChange>
          </w:rPr>
          <w:fldChar w:fldCharType="end"/>
        </w:r>
        <w:r w:rsidRPr="005A045C" w:rsidDel="00B34E3A">
          <w:rPr>
            <w:highlight w:val="yellow"/>
            <w:rPrChange w:id="343" w:author="Beauvais, Bradley M" w:date="2025-05-30T13:39:00Z" w16du:dateUtc="2025-05-30T18:39:00Z">
              <w:rPr/>
            </w:rPrChange>
          </w:rPr>
          <w:delText>.</w:delText>
        </w:r>
        <w:r w:rsidRPr="00A6237D" w:rsidDel="00B34E3A">
          <w:delText xml:space="preserve"> </w:delText>
        </w:r>
        <w:r w:rsidR="00B216DF" w:rsidRPr="00A6237D" w:rsidDel="00B34E3A">
          <w:delText xml:space="preserve"> Notably, none of these models </w:delText>
        </w:r>
        <w:r w:rsidR="00D14710" w:rsidRPr="00A6237D" w:rsidDel="00B34E3A">
          <w:delText>i</w:delText>
        </w:r>
        <w:r w:rsidR="00B216DF" w:rsidRPr="00A6237D" w:rsidDel="00B34E3A">
          <w:delText>nclude time-lagged variables for prediction</w:delText>
        </w:r>
        <w:r w:rsidR="00C13EFF" w:rsidRPr="00A6237D" w:rsidDel="00B34E3A">
          <w:delText>, thus they are purely explanatory</w:delText>
        </w:r>
        <w:r w:rsidR="00223EC6" w:rsidRPr="00A6237D" w:rsidDel="00B34E3A">
          <w:delText xml:space="preserve">.  </w:delText>
        </w:r>
      </w:del>
    </w:p>
    <w:p w14:paraId="1F87B0DD" w14:textId="0A8E83F3" w:rsidR="003E65CC" w:rsidRPr="00A6237D" w:rsidDel="002F11EC" w:rsidRDefault="00F13267" w:rsidP="009260D8">
      <w:pPr>
        <w:rPr>
          <w:del w:id="344" w:author="Beauvais, Bradley M" w:date="2025-05-30T16:22:00Z" w16du:dateUtc="2025-05-30T21:22:00Z"/>
        </w:rPr>
      </w:pPr>
      <w:r w:rsidRPr="00C55AF1">
        <w:t>Some earlier researchers have</w:t>
      </w:r>
      <w:ins w:id="345" w:author="Beauvais, Bradley M" w:date="2025-06-03T16:50:00Z" w16du:dateUtc="2025-06-03T21:50:00Z">
        <w:r w:rsidR="001C2A87">
          <w:t xml:space="preserve"> also</w:t>
        </w:r>
      </w:ins>
      <w:ins w:id="346" w:author="Beauvais, Bradley M" w:date="2025-06-03T16:51:00Z" w16du:dateUtc="2025-06-03T21:51:00Z">
        <w:r w:rsidR="001C2A87">
          <w:t xml:space="preserve"> attempted to apply</w:t>
        </w:r>
      </w:ins>
      <w:del w:id="347" w:author="Beauvais, Bradley M" w:date="2025-06-03T16:51:00Z" w16du:dateUtc="2025-06-03T21:51:00Z">
        <w:r w:rsidRPr="00C55AF1" w:rsidDel="001C2A87">
          <w:delText xml:space="preserve"> applied</w:delText>
        </w:r>
      </w:del>
      <w:r w:rsidRPr="00C55AF1">
        <w:t xml:space="preserve"> predictive models to assess the likelihood of bankruptcy of hospitals. These studies have included the Financial Strength Index </w:t>
      </w:r>
      <w:r w:rsidR="00BB7D4A" w:rsidRPr="00C55AF1">
        <w:fldChar w:fldCharType="begin"/>
      </w:r>
      <w:r w:rsidR="00205101">
        <w:instrText xml:space="preserve"> ADDIN ZOTERO_ITEM CSL_CITATION {"citationID":"ywoyfgkJ","properties":{"formattedCitation":"[18]","plainCitation":"[18]","noteIndex":0},"citationItems":[{"id":"9FzcfhFk/4Lv1kYg9","uris":["http://zotero.org/users/local/2kgMfbam/items/FAFY2XFN"],"itemData":{"id":28,"type":"article-magazine","abstract":"Essentials of Health Care Finance, seventh edition William O. Cleverley, Paula H. Song, James O. Cleverley Jones &amp; Bartlett 40 Tall Pine Road, Sudbury, MA 01776 9780763789299, $105.95 www.jblearning.com The [...]","archive":"Gale in Context: College","container-title":"California Bookwatch","note":"journalAbbreviation: California Bookwatch\npublisher: Midwest Book Review","source":"EBSCOhost","title":"Essentials of Health Care Finance, seventh edition","URL":"https://libproxy.txstate.edu/login?url=https://search.ebscohost.com/login.aspx?direct=true&amp;db=edsgac&amp;AN=edsgac.A246536001&amp;site=eds-live&amp;scope=site","author":[{"family":"Cleverley","given":"W.O."},{"family":"Song","given":"P.H."}],"issued":{"date-parts":[["2011",1,1]]}}}],"schema":"https://github.com/citation-style-language/schema/raw/master/csl-citation.json"} </w:instrText>
      </w:r>
      <w:r w:rsidR="00BB7D4A" w:rsidRPr="00C55AF1">
        <w:fldChar w:fldCharType="separate"/>
      </w:r>
      <w:r w:rsidR="00205101" w:rsidRPr="00205101">
        <w:t>[</w:t>
      </w:r>
      <w:del w:id="348" w:author="Beauvais, Bradley M" w:date="2025-05-30T16:23:00Z" w16du:dateUtc="2025-05-30T21:23:00Z">
        <w:r w:rsidR="00205101" w:rsidRPr="00205101" w:rsidDel="00930796">
          <w:delText>18</w:delText>
        </w:r>
      </w:del>
      <w:ins w:id="349" w:author="Beauvais, Bradley M" w:date="2025-05-30T16:23:00Z" w16du:dateUtc="2025-05-30T21:23:00Z">
        <w:r w:rsidR="00930796">
          <w:t>16</w:t>
        </w:r>
      </w:ins>
      <w:r w:rsidR="00205101" w:rsidRPr="00205101">
        <w:t>]</w:t>
      </w:r>
      <w:r w:rsidR="00BB7D4A" w:rsidRPr="00C55AF1">
        <w:fldChar w:fldCharType="end"/>
      </w:r>
      <w:r w:rsidRPr="00C55AF1">
        <w:t xml:space="preserve">, the Altman Z-score model </w:t>
      </w:r>
      <w:r w:rsidR="00257ADF" w:rsidRPr="00C55AF1">
        <w:fldChar w:fldCharType="begin"/>
      </w:r>
      <w:r w:rsidR="00205101">
        <w:instrText xml:space="preserve"> ADDIN ZOTERO_ITEM CSL_CITATION {"citationID":"kpGED6c9","properties":{"formattedCitation":"[19\\uc0\\u8211{}22]","plainCitation":"[19–22]","noteIndex":0},"citationItems":[{"id":"9FzcfhFk/OpHoJHHl","uris":["http://zotero.org/users/local/2kgMfbam/items/TIKY38VR"],"itemData":{"id":31,"type":"thesis","abstract":"This study has examined a sample of 65 rural hospitals to determine whether applying Altman's Z-Score Model with modified financial ratios of liquidity, profitability, efficiency and productivity will yield significant prediction power for rural hospitals' financial status as it does in non-manufacturing corporations. The statistical conclusions of this study show that both Discriminate Analysis and Logistic Regression models are able to predict rural hospitals' financial status as to whether they are going to succeed or fail and close.\nThe Logistic Regression model has shown higher prediction power than that of Discriminate Analysis. It has correctly classified 100% of both closed (failed) and open (successful) hospitals for a three-year time span, while Discriminate analysis has correctly classified 90.2% of the same hospitals.\nThe study proves that all the four financial ratios used in this study are good predictors of financial performance. Liquidity and profitability ratios have the highest contribution to the results of Z-Scores, followed by productivity and efficiency.\nThe study also has many implications for decision makers. Decision makers have to develop an efficient collection system, set regular operational and financial plans that include reasonable profit margin, and devise alternative plans to avoid technical insolvency by using the four financial ratios as indicators of financial status to serve as warning signs for corrective actions. Decision makers also have to lobby state representatives and political parties to help rural hospitals get fair compensation for the services that they provide and expedite the time span of payments.\nFurther studies are recommended. These future studies may very well support my findings and enhance my model's reliability. For example, other studies may apply the statistical models used in this study on a larger sample of hospitals, and add more ratios to gain a higher prediction power. Applying the same models on other service organizations such as urban hospitals may further support my general conclusions, or may lead to the development of different models. In addition, new research may implement procedures similar to mine on for-profit hospitals in order to investigate the differences between both businesses, and make a sound comparison between them.","event-place":"United States -- Pennsylvania","genre":"Ph.D.","language":"English","license":"Database copyright ProQuest LLC; ProQuest does not claim copyright in the individual underlying works.","note":"ISBN: 9780496811618","number-of-pages":"209","publisher":"Indiana University of Pennsylvania","publisher-place":"United States -- Pennsylvania","source":"ProQuest","title":"Applying Altman's Z -Score Model of bankruptcy for the prediction of financial distress of rural hospitals in western Pennsylvania","URL":"https://www.proquest.com/docview/305092889/abstract/67DBAA946D3C443APQ/1","author":[{"family":"Almwajeh","given":"Omar"}],"accessed":{"date-parts":[["2024",1,31]]}}},{"id":"9FzcfhFk/5fv9N310","uris":["http://zotero.org/users/local/2kgMfbam/items/DLAZ78VQ"],"itemData":{"id":33,"type":"article-journal","abstract":"As “safety net providers”, public hospitals have played a major role in healthcare delivery, especially in serving the indigent and the uninsured. For several decades, public hospitals have been operating in a challenging environment and some of them have experienced financial difficulties. While published essays on public hospitals’ financial situations are abundant, the dearth of empirical studies on public hospitals’ financial distress has led to the completion of this study. The purpose of this study was to explore the organizational and environmental factors associated with public hospitals’ financial distress. This study used a national sample of public hospitals based on longitudinal panel data from 1997 to 2009, resulting in a sample size of 7,257 hospital-year observations. The Altman Z-score method was applied to assess hospitals' financial condition. Fixed-effects logistic regression model was used in this study. The significant findings from this study indicated that higher Medicare HMO penetration was associated with financial distress. Organizational variables health network, hospital beds and outpatient mix were negatively associated with financial distress; and membership of a multihospital system was positively associated with financial distress.","container-title":"Academy of Management Proceedings","DOI":"10.5465/ambpp.2013.12764abstract","ISSN":"0065-0668","issue":"1","journalAbbreviation":"Proceedings","note":"publisher: Academy of Management","page":"12764","source":"journals.aom.org (Atypon)","title":"Public Hospitals in Peril: Factors Associated with Financial Distress","title-short":"Public Hospitals in Peril","volume":"2013","author":[{"family":"Ramamonjiarivelo","given":"Zo Harivololona"}],"issued":{"date-parts":[["2013",1]]}}},{"id":"9FzcfhFk/OqSICYcb","uris":["http://zotero.org/users/local/2kgMfbam/items/NAIMRFW4"],"itemData":{"id":35,"type":"article-journal","container-title":"Global Journal of Accounting &amp; Finance (GJAF)","ISSN":"2574-0474","issue":"1","journalAbbreviation":"Global Journal of Accounting &amp; Finance (GJAF)","title":"SAMPLE INDICATORS FOR PREDICTING US PUBLICLY-TRADED FOR-PROFIT HOSPITAL FINANCIAL SOLVENCY.","volume":"1","author":[{"family":"Corbett","given":"Rena Biniek"},{"family":"Gossett","given":"Kenneth D"}],"issued":{"date-parts":[["2017"]]}}},{"id":"9FzcfhFk/7cIDg2Jm","uris":["http://zotero.org/users/local/2kgMfbam/items/2AP46U4I"],"itemData":{"id":36,"type":"article-journal","container-title":"Journal of Health Care Finance","journalAbbreviation":"Journal of Health Care Finance","title":"Financial distress and bankruptcy prediction: a comparison of three financial distress prediction models in acute care hospitals","author":[{"family":"Puro","given":"Neeraj"},{"family":"Nancy Borkowski","given":"DBA"},{"family":"Hearld","given":"Larry"},{"family":"Carroll","given":"Nathaniel"},{"family":"Byrd","given":"James"},{"family":"Smith","given":"Dean"},{"family":"Ghiasi","given":"Akbar"}],"issued":{"date-parts":[["2019"]]}}}],"schema":"https://github.com/citation-style-language/schema/raw/master/csl-citation.json"} </w:instrText>
      </w:r>
      <w:r w:rsidR="00257ADF" w:rsidRPr="00C55AF1">
        <w:fldChar w:fldCharType="separate"/>
      </w:r>
      <w:r w:rsidR="00205101" w:rsidRPr="00205101">
        <w:rPr>
          <w:rFonts w:cs="Times New Roman"/>
        </w:rPr>
        <w:t>[</w:t>
      </w:r>
      <w:del w:id="350" w:author="Beauvais, Bradley M" w:date="2025-05-30T16:24:00Z" w16du:dateUtc="2025-05-30T21:24:00Z">
        <w:r w:rsidR="00205101" w:rsidRPr="00205101" w:rsidDel="000D13D1">
          <w:rPr>
            <w:rFonts w:cs="Times New Roman"/>
          </w:rPr>
          <w:delText>19</w:delText>
        </w:r>
      </w:del>
      <w:ins w:id="351" w:author="Beauvais, Bradley M" w:date="2025-05-30T16:24:00Z" w16du:dateUtc="2025-05-30T21:24:00Z">
        <w:r w:rsidR="000D13D1">
          <w:rPr>
            <w:rFonts w:cs="Times New Roman"/>
          </w:rPr>
          <w:t>17</w:t>
        </w:r>
      </w:ins>
      <w:r w:rsidR="00205101" w:rsidRPr="00205101">
        <w:rPr>
          <w:rFonts w:cs="Times New Roman"/>
        </w:rPr>
        <w:t>–</w:t>
      </w:r>
      <w:del w:id="352" w:author="Beauvais, Bradley M" w:date="2025-05-30T16:24:00Z" w16du:dateUtc="2025-05-30T21:24:00Z">
        <w:r w:rsidR="00205101" w:rsidRPr="00205101" w:rsidDel="000D13D1">
          <w:rPr>
            <w:rFonts w:cs="Times New Roman"/>
          </w:rPr>
          <w:delText>22</w:delText>
        </w:r>
      </w:del>
      <w:ins w:id="353" w:author="Beauvais, Bradley M" w:date="2025-05-30T16:24:00Z" w16du:dateUtc="2025-05-30T21:24:00Z">
        <w:r w:rsidR="000D13D1">
          <w:rPr>
            <w:rFonts w:cs="Times New Roman"/>
          </w:rPr>
          <w:t>20</w:t>
        </w:r>
      </w:ins>
      <w:r w:rsidR="00205101" w:rsidRPr="00205101">
        <w:rPr>
          <w:rFonts w:cs="Times New Roman"/>
        </w:rPr>
        <w:t>]</w:t>
      </w:r>
      <w:r w:rsidR="00257ADF" w:rsidRPr="00C55AF1">
        <w:fldChar w:fldCharType="end"/>
      </w:r>
      <w:r w:rsidRPr="00C55AF1">
        <w:t xml:space="preserve"> and the Ohlson O Score </w:t>
      </w:r>
      <w:r w:rsidR="00CD5DC6" w:rsidRPr="00C55AF1">
        <w:fldChar w:fldCharType="begin"/>
      </w:r>
      <w:r w:rsidR="00205101">
        <w:instrText xml:space="preserve"> ADDIN ZOTERO_ITEM CSL_CITATION {"citationID":"GnTZw4cl","properties":{"formattedCitation":"[10]","plainCitation":"[10]","noteIndex":0},"citationItems":[{"id":"9FzcfhFk/mbEw8XaR","uris":["http://zotero.org/users/local/2kgMfbam/items/3GQMJQSV"],"itemData":{"id":19,"type":"article-journal","container-title":"Journal of Accounting Research","DOI":"10.2307/2490395","ISSN":"0021-8456","issue":"1","note":"publisher: [Accounting Research Center, Booth School of Business, University of Chicago, Wiley]","page":"109-131","source":"JSTOR","title":"Financial Ratios and the Probabilistic Prediction of Bankruptcy","volume":"18","author":[{"family":"Ohlson","given":"James A."}],"issued":{"date-parts":[["1980"]]}}}],"schema":"https://github.com/citation-style-language/schema/raw/master/csl-citation.json"} </w:instrText>
      </w:r>
      <w:r w:rsidR="00CD5DC6" w:rsidRPr="00C55AF1">
        <w:fldChar w:fldCharType="separate"/>
      </w:r>
      <w:r w:rsidR="00205101" w:rsidRPr="00205101">
        <w:t>[10]</w:t>
      </w:r>
      <w:r w:rsidR="00CD5DC6" w:rsidRPr="00C55AF1">
        <w:fldChar w:fldCharType="end"/>
      </w:r>
      <w:r w:rsidRPr="00C55AF1">
        <w:t xml:space="preserve">, and the Zmijewski score </w:t>
      </w:r>
      <w:r w:rsidR="00985628" w:rsidRPr="00C55AF1">
        <w:fldChar w:fldCharType="begin"/>
      </w:r>
      <w:r w:rsidR="00205101">
        <w:instrText xml:space="preserve"> ADDIN ZOTERO_ITEM CSL_CITATION {"citationID":"VfbCe428","properties":{"formattedCitation":"[11]","plainCitation":"[11]","noteIndex":0},"citationItems":[{"id":"9FzcfhFk/OTu0sJ2R","uris":["http://zotero.org/users/local/2kgMfbam/items/AEIAWE5Y"],"itemData":{"id":21,"type":"article-journal","archive":"JSTOR","container-title":"Journal of Accounting Research","DOI":"10.2307/2490859","ISSN":"00218456, 1475679X","note":"publisher: [Accounting Research Center, Booth School of Business, University of Chicago, Wiley]","page":"59-82","title":"Methodological Issues Related to the Estimation of Financial Distress Prediction Models","volume":"22","author":[{"family":"Zmijewski","given":"Mark E."}],"issued":{"date-parts":[["1984"]]}}}],"schema":"https://github.com/citation-style-language/schema/raw/master/csl-citation.json"} </w:instrText>
      </w:r>
      <w:r w:rsidR="00985628" w:rsidRPr="00C55AF1">
        <w:fldChar w:fldCharType="separate"/>
      </w:r>
      <w:r w:rsidR="00205101" w:rsidRPr="00205101">
        <w:t>[11]</w:t>
      </w:r>
      <w:r w:rsidR="00985628" w:rsidRPr="00C55AF1">
        <w:fldChar w:fldCharType="end"/>
      </w:r>
      <w:r w:rsidRPr="00C55AF1">
        <w:t xml:space="preserve">. However, when Corbett and Gosset (2017) assessed the effectiveness of financial and non-financial variables in </w:t>
      </w:r>
      <w:r w:rsidRPr="005E44AC">
        <w:t xml:space="preserve">predicting the financial solvency of private for-profit hospitals in the US and included predictive models including the Altman Z-score, they found that none of the tested models, nor the financial and non-financial ratios, were significantly associated with for-profit hospital financial solvency </w:t>
      </w:r>
      <w:r w:rsidR="00D973DE" w:rsidRPr="005E44AC">
        <w:fldChar w:fldCharType="begin"/>
      </w:r>
      <w:r w:rsidR="00205101">
        <w:instrText xml:space="preserve"> ADDIN ZOTERO_ITEM CSL_CITATION {"citationID":"DvCVE64x","properties":{"formattedCitation":"[21]","plainCitation":"[21]","noteIndex":0},"citationItems":[{"id":"9FzcfhFk/OqSICYcb","uris":["http://zotero.org/users/local/2kgMfbam/items/NAIMRFW4"],"itemData":{"id":35,"type":"article-journal","container-title":"Global Journal of Accounting &amp; Finance (GJAF)","ISSN":"2574-0474","issue":"1","journalAbbreviation":"Global Journal of Accounting &amp; Finance (GJAF)","title":"SAMPLE INDICATORS FOR PREDICTING US PUBLICLY-TRADED FOR-PROFIT HOSPITAL FINANCIAL SOLVENCY.","volume":"1","author":[{"family":"Corbett","given":"Rena Biniek"},{"family":"Gossett","given":"Kenneth D"}],"issued":{"date-parts":[["2017"]]}}}],"schema":"https://github.com/citation-style-language/schema/raw/master/csl-citation.json"} </w:instrText>
      </w:r>
      <w:r w:rsidR="00D973DE" w:rsidRPr="005E44AC">
        <w:fldChar w:fldCharType="separate"/>
      </w:r>
      <w:r w:rsidR="00205101" w:rsidRPr="00205101">
        <w:t>[</w:t>
      </w:r>
      <w:del w:id="354" w:author="Beauvais, Bradley M" w:date="2025-05-30T16:30:00Z" w16du:dateUtc="2025-05-30T21:30:00Z">
        <w:r w:rsidR="00205101" w:rsidRPr="00205101" w:rsidDel="00B34E3A">
          <w:delText>21</w:delText>
        </w:r>
      </w:del>
      <w:ins w:id="355" w:author="Beauvais, Bradley M" w:date="2025-05-30T16:30:00Z" w16du:dateUtc="2025-05-30T21:30:00Z">
        <w:r w:rsidR="00B34E3A">
          <w:t>1</w:t>
        </w:r>
        <w:r w:rsidR="000B1BA8">
          <w:t>9</w:t>
        </w:r>
      </w:ins>
      <w:r w:rsidR="00205101" w:rsidRPr="00205101">
        <w:t>]</w:t>
      </w:r>
      <w:r w:rsidR="00D973DE" w:rsidRPr="005E44AC">
        <w:fldChar w:fldCharType="end"/>
      </w:r>
      <w:r w:rsidRPr="005E44AC">
        <w:t xml:space="preserve">. Puro et al. </w:t>
      </w:r>
      <w:r w:rsidR="001E6517" w:rsidRPr="005E44AC">
        <w:fldChar w:fldCharType="begin"/>
      </w:r>
      <w:r w:rsidR="00205101">
        <w:instrText xml:space="preserve"> ADDIN ZOTERO_ITEM CSL_CITATION {"citationID":"MSvS5gHo","properties":{"formattedCitation":"[22]","plainCitation":"[22]","dontUpdate":true,"noteIndex":0},"citationItems":[{"id":"9FzcfhFk/7cIDg2Jm","uris":["http://zotero.org/users/local/2kgMfbam/items/2AP46U4I"],"itemData":{"id":36,"type":"article-journal","container-title":"Journal of Health Care Finance","journalAbbreviation":"Journal of Health Care Finance","title":"Financial distress and bankruptcy prediction: a comparison of three financial distress prediction models in acute care hospitals","author":[{"family":"Puro","given":"Neeraj"},{"family":"Nancy Borkowski","given":"DBA"},{"family":"Hearld","given":"Larry"},{"family":"Carroll","given":"Nathaniel"},{"family":"Byrd","given":"James"},{"family":"Smith","given":"Dean"},{"family":"Ghiasi","given":"Akbar"}],"issued":{"date-parts":[["2019"]]}}}],"schema":"https://github.com/citation-style-language/schema/raw/master/csl-citation.json"} </w:instrText>
      </w:r>
      <w:r w:rsidR="001E6517" w:rsidRPr="005E44AC">
        <w:fldChar w:fldCharType="separate"/>
      </w:r>
      <w:r w:rsidR="001E6517" w:rsidRPr="005E44AC">
        <w:t>[</w:t>
      </w:r>
      <w:del w:id="356" w:author="Beauvais, Bradley M" w:date="2025-05-30T16:25:00Z" w16du:dateUtc="2025-05-30T21:25:00Z">
        <w:r w:rsidR="009C4479" w:rsidRPr="005E44AC" w:rsidDel="005517B7">
          <w:delText>2</w:delText>
        </w:r>
        <w:r w:rsidR="009C4479" w:rsidRPr="007566A5" w:rsidDel="005517B7">
          <w:delText>5</w:delText>
        </w:r>
      </w:del>
      <w:ins w:id="357" w:author="Beauvais, Bradley M" w:date="2025-05-30T16:30:00Z" w16du:dateUtc="2025-05-30T21:30:00Z">
        <w:r w:rsidR="000B1BA8">
          <w:t>20</w:t>
        </w:r>
      </w:ins>
      <w:r w:rsidR="001E6517" w:rsidRPr="005E44AC">
        <w:t>]</w:t>
      </w:r>
      <w:r w:rsidR="001E6517" w:rsidRPr="005E44AC">
        <w:fldChar w:fldCharType="end"/>
      </w:r>
      <w:r w:rsidRPr="005E44AC">
        <w:t xml:space="preserve"> further assessed the predictive accuracy of three models including the modified Altman Z-score and the Ohlson O score, but they also did not find a single ratio that consistently separates bankrupt and non-bankrupt</w:t>
      </w:r>
      <w:r w:rsidRPr="00A6237D">
        <w:t xml:space="preserve"> hospitals across the tested models. </w:t>
      </w:r>
      <w:ins w:id="358" w:author="Beauvais, Bradley M" w:date="2025-05-30T16:21:00Z" w16du:dateUtc="2025-05-30T21:21:00Z">
        <w:r w:rsidR="009E5E89" w:rsidRPr="00A6237D">
          <w:t xml:space="preserve">Notably, none of these models include time-lagged variables for prediction, thus they are purely explanatory.  </w:t>
        </w:r>
      </w:ins>
      <w:del w:id="359" w:author="Beauvais, Bradley M" w:date="2025-05-30T16:22:00Z" w16du:dateUtc="2025-05-30T21:22:00Z">
        <w:r w:rsidRPr="00A6237D" w:rsidDel="002F11EC">
          <w:delText>These authors suggest</w:delText>
        </w:r>
      </w:del>
      <w:del w:id="360" w:author="Beauvais, Bradley M" w:date="2025-05-30T16:21:00Z" w16du:dateUtc="2025-05-30T21:21:00Z">
        <w:r w:rsidRPr="00A6237D" w:rsidDel="001B444D">
          <w:delText>ed</w:delText>
        </w:r>
      </w:del>
      <w:del w:id="361" w:author="Beauvais, Bradley M" w:date="2025-05-30T16:22:00Z" w16du:dateUtc="2025-05-30T21:22:00Z">
        <w:r w:rsidRPr="00A6237D" w:rsidDel="002F11EC">
          <w:delText xml:space="preserve"> a small sample size as a possible reason for their findings </w:delText>
        </w:r>
        <w:r w:rsidR="00C204D1" w:rsidRPr="00A6237D" w:rsidDel="002F11EC">
          <w:fldChar w:fldCharType="begin"/>
        </w:r>
        <w:r w:rsidR="00205101" w:rsidDel="002F11EC">
          <w:delInstrText xml:space="preserve"> ADDIN ZOTERO_ITEM CSL_CITATION {"citationID":"T3w8CTi1","properties":{"formattedCitation":"[22]","plainCitation":"[22]","dontUpdate":true,"noteIndex":0},"citationItems":[{"id":"9FzcfhFk/7cIDg2Jm","uris":["http://zotero.org/users/local/2kgMfbam/items/2AP46U4I"],"itemData":{"id":36,"type":"article-journal","container-title":"Journal of Health Care Finance","journalAbbreviation":"Journal of Health Care Finance","title":"Financial distress and bankruptcy prediction: a comparison of three financial distress prediction models in acute care hospitals","author":[{"family":"Puro","given":"Neeraj"},{"family":"Nancy Borkowski","given":"DBA"},{"family":"Hearld","given":"Larry"},{"family":"Carroll","given":"Nathaniel"},{"family":"Byrd","given":"James"},{"family":"Smith","given":"Dean"},{"family":"Ghiasi","given":"Akbar"}],"issued":{"date-parts":[["2019"]]}}}],"schema":"https://github.com/citation-style-language/schema/raw/master/csl-citation.json"} </w:delInstrText>
        </w:r>
        <w:r w:rsidR="00C204D1" w:rsidRPr="00A6237D" w:rsidDel="002F11EC">
          <w:fldChar w:fldCharType="separate"/>
        </w:r>
        <w:r w:rsidR="00C204D1" w:rsidRPr="00A6237D" w:rsidDel="002F11EC">
          <w:delText>[</w:delText>
        </w:r>
        <w:r w:rsidR="00624EAB" w:rsidRPr="00A6237D" w:rsidDel="002F11EC">
          <w:delText>2</w:delText>
        </w:r>
        <w:r w:rsidR="00624EAB" w:rsidDel="002F11EC">
          <w:delText>5</w:delText>
        </w:r>
        <w:r w:rsidR="00C204D1" w:rsidRPr="00A6237D" w:rsidDel="002F11EC">
          <w:delText>]</w:delText>
        </w:r>
        <w:r w:rsidR="00C204D1" w:rsidRPr="00A6237D" w:rsidDel="002F11EC">
          <w:fldChar w:fldCharType="end"/>
        </w:r>
        <w:r w:rsidRPr="00A6237D" w:rsidDel="002F11EC">
          <w:delText>.</w:delText>
        </w:r>
      </w:del>
    </w:p>
    <w:p w14:paraId="732F3DED" w14:textId="77777777" w:rsidR="002F11EC" w:rsidRDefault="002F11EC" w:rsidP="009260D8">
      <w:pPr>
        <w:rPr>
          <w:ins w:id="362" w:author="Beauvais, Bradley M" w:date="2025-05-30T16:22:00Z" w16du:dateUtc="2025-05-30T21:22:00Z"/>
        </w:rPr>
      </w:pPr>
    </w:p>
    <w:p w14:paraId="3881030A" w14:textId="5F856D1C" w:rsidR="00634A7E" w:rsidRPr="00EA38B5" w:rsidDel="001E2DAE" w:rsidRDefault="001A12DB" w:rsidP="00714332">
      <w:pPr>
        <w:rPr>
          <w:del w:id="363" w:author="Beauvais, Bradley M" w:date="2025-05-30T16:31:00Z" w16du:dateUtc="2025-05-30T21:31:00Z"/>
        </w:rPr>
      </w:pPr>
      <w:r w:rsidRPr="00EA38B5">
        <w:t>M</w:t>
      </w:r>
      <w:r w:rsidR="00E40127" w:rsidRPr="00EA38B5">
        <w:t>ost studies of bankruptcy have relied solely on financial data to derive their models</w:t>
      </w:r>
      <w:ins w:id="364" w:author="Beauvais, Bradley M" w:date="2025-05-30T16:31:00Z" w16du:dateUtc="2025-05-30T21:31:00Z">
        <w:r w:rsidR="000B45F7" w:rsidRPr="00EA38B5">
          <w:t>.</w:t>
        </w:r>
      </w:ins>
      <w:del w:id="365" w:author="Beauvais, Bradley M" w:date="2025-05-30T16:31:00Z" w16du:dateUtc="2025-05-30T21:31:00Z">
        <w:r w:rsidR="000B711E" w:rsidRPr="00EA38B5" w:rsidDel="000B45F7">
          <w:delText xml:space="preserve"> </w:delText>
        </w:r>
        <w:r w:rsidR="000B711E" w:rsidRPr="00EA38B5" w:rsidDel="000B45F7">
          <w:fldChar w:fldCharType="begin"/>
        </w:r>
        <w:r w:rsidR="00205101" w:rsidRPr="00EA38B5" w:rsidDel="000B45F7">
          <w:delInstrText xml:space="preserve"> ADDIN ZOTERO_ITEM CSL_CITATION {"citationID":"Bs7genTe","properties":{"formattedCitation":"[16, 22, 24]","plainCitation":"[16, 22, 24]","dontUpdate":true,"noteIndex":0},"citationItems":[{"id":"9FzcfhFk/AyN0yKnY","uris":["http://zotero.org/users/local/2kgMfbam/items/G9GUDP7V"],"itemData":{"id":26,"type":"article-journal","container-title":"Journal of Healthcare Management","ISSN":"1096-9012","issue":"4","journalAbbreviation":"Journal of Healthcare Management","note":"publisher: LWW","page":"252-271","title":"Factors associated with hospital bankruptcies: a political and economic framework","volume":"54","author":[{"family":"Landry","given":"Amy Yarbrough"},{"family":"Landry III","given":"Robert J"}],"issued":{"date-parts":[["2009"]]}}},{"id":"9FzcfhFk/7cIDg2Jm","uris":["http://zotero.org/users/local/2kgMfbam/items/2AP46U4I"],"itemData":{"id":36,"type":"article-journal","container-title":"Journal of Health Care Finance","journalAbbreviation":"Journal of Health Care Finance","title":"Financial distress and bankruptcy prediction: a comparison of three financial distress prediction models in acute care hospitals","author":[{"family":"Puro","given":"Neeraj"},{"family":"Nancy Borkowski","given":"DBA"},{"family":"Hearld","given":"Larry"},{"family":"Carroll","given":"Nathaniel"},{"family":"Byrd","given":"James"},{"family":"Smith","given":"Dean"},{"family":"Ghiasi","given":"Akbar"}],"issued":{"date-parts":[["2019"]]}}},{"id":"9FzcfhFk/Z39UCJn0","uris":["http://zotero.org/users/local/2kgMfbam/items/TRPKIH2S"],"itemData":{"id":38,"type":"article-journal","container-title":"Journal of economics and finance","ISSN":"1055-0925","issue":"2","journalAbbreviation":"Journal of economics and finance","note":"publisher: Springer","page":"184-199","title":"Predicting corporate financial distress: Reflections on choice-based sample bias","volume":"26","author":[{"family":"Platt","given":"Harlan D"},{"family":"Platt","given":"Marjorie B"}],"issued":{"date-parts":[["2002"]]}}}],"schema":"https://github.com/citation-style-language/schema/raw/master/csl-citation.json"} </w:delInstrText>
        </w:r>
        <w:r w:rsidR="000B711E" w:rsidRPr="00EA38B5" w:rsidDel="000B45F7">
          <w:fldChar w:fldCharType="separate"/>
        </w:r>
        <w:r w:rsidR="000B711E" w:rsidRPr="00EA38B5" w:rsidDel="000B45F7">
          <w:delText>[</w:delText>
        </w:r>
        <w:r w:rsidR="005275EE" w:rsidRPr="00EA38B5" w:rsidDel="000B45F7">
          <w:delText>19</w:delText>
        </w:r>
        <w:r w:rsidR="000B711E" w:rsidRPr="00EA38B5" w:rsidDel="000B45F7">
          <w:delText xml:space="preserve">, </w:delText>
        </w:r>
        <w:r w:rsidR="005275EE" w:rsidRPr="00EA38B5" w:rsidDel="000B45F7">
          <w:delText>25</w:delText>
        </w:r>
        <w:r w:rsidR="00D43FEA" w:rsidRPr="00EA38B5" w:rsidDel="000B45F7">
          <w:delText xml:space="preserve"> - </w:delText>
        </w:r>
        <w:r w:rsidR="005275EE" w:rsidRPr="00EA38B5" w:rsidDel="000B45F7">
          <w:delText>27</w:delText>
        </w:r>
        <w:r w:rsidR="000B711E" w:rsidRPr="00EA38B5" w:rsidDel="000B45F7">
          <w:delText>]</w:delText>
        </w:r>
        <w:r w:rsidR="000B711E" w:rsidRPr="00EA38B5" w:rsidDel="000B45F7">
          <w:fldChar w:fldCharType="end"/>
        </w:r>
        <w:r w:rsidR="00E40127" w:rsidRPr="00EA38B5" w:rsidDel="000B45F7">
          <w:delText>.</w:delText>
        </w:r>
      </w:del>
      <w:r w:rsidR="00E40127" w:rsidRPr="00EA38B5">
        <w:t xml:space="preserve"> Given </w:t>
      </w:r>
      <w:r w:rsidR="007B318D" w:rsidRPr="00EA38B5">
        <w:t xml:space="preserve">the </w:t>
      </w:r>
      <w:r w:rsidR="00E40127" w:rsidRPr="00EA38B5">
        <w:t xml:space="preserve">lack of predictive capability in current models, </w:t>
      </w:r>
      <w:r w:rsidR="00E40127" w:rsidRPr="00EA38B5" w:rsidDel="000D4DA6">
        <w:t xml:space="preserve">we </w:t>
      </w:r>
      <w:r w:rsidR="00C669D8" w:rsidRPr="00EA38B5">
        <w:t>posit</w:t>
      </w:r>
      <w:del w:id="366" w:author="Zo Ramamonjiarivelo" w:date="2025-05-22T21:21:00Z">
        <w:r w:rsidR="00C669D8" w:rsidRPr="00EA38B5" w:rsidDel="007050F3">
          <w:delText>ed</w:delText>
        </w:r>
      </w:del>
      <w:r w:rsidR="00F73016" w:rsidRPr="00EA38B5">
        <w:t xml:space="preserve"> that there</w:t>
      </w:r>
      <w:r w:rsidR="00E40127" w:rsidRPr="00EA38B5">
        <w:t xml:space="preserve"> are other identifying </w:t>
      </w:r>
      <w:r w:rsidR="00E40127" w:rsidRPr="00EA38B5">
        <w:lastRenderedPageBreak/>
        <w:t xml:space="preserve">features of hospitals that should be considered in the financial viability assessment </w:t>
      </w:r>
      <w:ins w:id="367" w:author="Beauvais, Bradley M" w:date="2025-06-03T16:53:00Z" w16du:dateUtc="2025-06-03T21:53:00Z">
        <w:r w:rsidR="00D14F9C" w:rsidRPr="00EA38B5">
          <w:t xml:space="preserve">and prediction </w:t>
        </w:r>
      </w:ins>
      <w:r w:rsidR="00E40127" w:rsidRPr="00EA38B5">
        <w:t>process</w:t>
      </w:r>
      <w:del w:id="368" w:author="Beauvais, Bradley M" w:date="2025-05-30T16:32:00Z" w16du:dateUtc="2025-05-30T21:32:00Z">
        <w:r w:rsidR="00F73016" w:rsidRPr="00EA38B5" w:rsidDel="004C7950">
          <w:delText xml:space="preserve"> </w:delText>
        </w:r>
      </w:del>
      <w:del w:id="369" w:author="Beauvais, Bradley M" w:date="2025-05-30T16:38:00Z" w16du:dateUtc="2025-05-30T21:38:00Z">
        <w:r w:rsidR="00F73016" w:rsidRPr="00EA38B5" w:rsidDel="00A2104B">
          <w:delText>and that (for prediction) all unknowable random variables must be lagged</w:delText>
        </w:r>
        <w:r w:rsidR="003F2EE2" w:rsidRPr="00EA38B5" w:rsidDel="00A2104B">
          <w:delText xml:space="preserve"> in order to be predictive rather than explanatory</w:delText>
        </w:r>
      </w:del>
      <w:del w:id="370" w:author="Beauvais, Bradley M" w:date="2025-05-30T16:32:00Z" w16du:dateUtc="2025-05-30T21:32:00Z">
        <w:r w:rsidR="003F2EE2" w:rsidRPr="00EA38B5" w:rsidDel="001E2DAE">
          <w:delText xml:space="preserve">. </w:delText>
        </w:r>
      </w:del>
      <w:ins w:id="371" w:author="Beauvais, Bradley M" w:date="2025-05-30T16:36:00Z" w16du:dateUtc="2025-05-30T21:36:00Z">
        <w:r w:rsidR="00350E2A" w:rsidRPr="00EA38B5">
          <w:t xml:space="preserve">. </w:t>
        </w:r>
      </w:ins>
      <w:ins w:id="372" w:author="Beauvais, Bradley M" w:date="2025-06-03T16:53:00Z" w16du:dateUtc="2025-06-03T21:53:00Z">
        <w:r w:rsidR="00966372" w:rsidRPr="00EA38B5">
          <w:t xml:space="preserve">In more recent research, </w:t>
        </w:r>
      </w:ins>
      <w:del w:id="373" w:author="Zo Ramamonjiarivelo" w:date="2025-05-22T21:18:00Z">
        <w:r w:rsidR="00E40127" w:rsidRPr="00EA38B5" w:rsidDel="007050F3">
          <w:delText xml:space="preserve">Along these lines, </w:delText>
        </w:r>
        <w:r w:rsidR="00F647D0" w:rsidRPr="00EA38B5" w:rsidDel="007050F3">
          <w:rPr>
            <w:rFonts w:eastAsia="Times New Roman" w:cs="Arial"/>
          </w:rPr>
          <w:delText>Gholampoor and Asadi (2024)</w:delText>
        </w:r>
        <w:r w:rsidR="00FC595C" w:rsidRPr="00EA38B5" w:rsidDel="007050F3">
          <w:rPr>
            <w:rFonts w:eastAsia="Times New Roman" w:cs="Arial"/>
          </w:rPr>
          <w:delText xml:space="preserve"> used machine learning methods and cross-sectional SEC data of the full breadth of the health care industry. This includes </w:delText>
        </w:r>
        <w:r w:rsidR="00586A8C" w:rsidRPr="00EA38B5" w:rsidDel="007050F3">
          <w:rPr>
            <w:rFonts w:eastAsia="Times New Roman" w:cs="Arial"/>
          </w:rPr>
          <w:delText>pharmaceuticals</w:delText>
        </w:r>
        <w:r w:rsidR="00FC595C" w:rsidRPr="00EA38B5" w:rsidDel="007050F3">
          <w:rPr>
            <w:rFonts w:eastAsia="Times New Roman" w:cs="Arial"/>
          </w:rPr>
          <w:delText xml:space="preserve">, medical </w:delText>
        </w:r>
        <w:r w:rsidR="00037C3E" w:rsidRPr="00EA38B5" w:rsidDel="007050F3">
          <w:rPr>
            <w:rFonts w:eastAsia="Times New Roman" w:cs="Arial"/>
          </w:rPr>
          <w:delText>devices</w:delText>
        </w:r>
        <w:r w:rsidR="00FC595C" w:rsidRPr="00EA38B5" w:rsidDel="007050F3">
          <w:rPr>
            <w:rFonts w:eastAsia="Times New Roman" w:cs="Arial"/>
          </w:rPr>
          <w:delText>, medical supply</w:delText>
        </w:r>
        <w:r w:rsidR="00554AEE" w:rsidRPr="00EA38B5" w:rsidDel="007050F3">
          <w:rPr>
            <w:rFonts w:eastAsia="Times New Roman" w:cs="Arial"/>
          </w:rPr>
          <w:delText>,</w:delText>
        </w:r>
        <w:r w:rsidR="00FC595C" w:rsidRPr="00EA38B5" w:rsidDel="007050F3">
          <w:rPr>
            <w:rFonts w:eastAsia="Times New Roman" w:cs="Arial"/>
          </w:rPr>
          <w:delText xml:space="preserve"> and for-profit hospitals, but excludes the entirety of the not-for-profit short term acute care hospitals in the country</w:delText>
        </w:r>
        <w:r w:rsidR="00EB7535" w:rsidRPr="00EA38B5" w:rsidDel="007050F3">
          <w:rPr>
            <w:rFonts w:eastAsia="Times New Roman" w:cs="Arial"/>
          </w:rPr>
          <w:delText xml:space="preserve">, which is roughly </w:delText>
        </w:r>
        <w:r w:rsidR="00FC595C" w:rsidRPr="00EA38B5" w:rsidDel="007050F3">
          <w:rPr>
            <w:rFonts w:eastAsia="Times New Roman" w:cs="Arial"/>
          </w:rPr>
          <w:delText xml:space="preserve">60% of the </w:delText>
        </w:r>
        <w:r w:rsidR="00EB7535" w:rsidRPr="00EA38B5" w:rsidDel="007050F3">
          <w:rPr>
            <w:rFonts w:eastAsia="Times New Roman" w:cs="Arial"/>
          </w:rPr>
          <w:delText xml:space="preserve">hospital </w:delText>
        </w:r>
        <w:r w:rsidR="00FC595C" w:rsidRPr="00EA38B5" w:rsidDel="007050F3">
          <w:rPr>
            <w:rFonts w:eastAsia="Times New Roman" w:cs="Arial"/>
          </w:rPr>
          <w:delText>market</w:delText>
        </w:r>
        <w:r w:rsidR="001D06D2" w:rsidRPr="00EA38B5" w:rsidDel="007050F3">
          <w:rPr>
            <w:rFonts w:eastAsia="Times New Roman" w:cs="Arial"/>
          </w:rPr>
          <w:delText xml:space="preserve"> [</w:delText>
        </w:r>
        <w:r w:rsidR="007F33BA" w:rsidRPr="00EA38B5" w:rsidDel="007050F3">
          <w:rPr>
            <w:rFonts w:eastAsia="Times New Roman" w:cs="Arial"/>
          </w:rPr>
          <w:delText>28</w:delText>
        </w:r>
        <w:r w:rsidR="001D06D2" w:rsidRPr="00EA38B5" w:rsidDel="007050F3">
          <w:rPr>
            <w:rFonts w:eastAsia="Times New Roman" w:cs="Arial"/>
          </w:rPr>
          <w:delText>]</w:delText>
        </w:r>
        <w:r w:rsidR="00FC595C" w:rsidRPr="00EA38B5" w:rsidDel="007050F3">
          <w:rPr>
            <w:rFonts w:eastAsia="Times New Roman" w:cs="Arial"/>
          </w:rPr>
          <w:delText>.</w:delText>
        </w:r>
        <w:r w:rsidR="00516830" w:rsidRPr="00EA38B5" w:rsidDel="007050F3">
          <w:rPr>
            <w:rFonts w:ascii="Arial" w:eastAsia="Times New Roman" w:hAnsi="Arial" w:cs="Arial"/>
          </w:rPr>
          <w:delText xml:space="preserve"> </w:delText>
        </w:r>
        <w:r w:rsidR="004E4902" w:rsidRPr="00EA38B5" w:rsidDel="007050F3">
          <w:delText>Beauvais</w:delText>
        </w:r>
        <w:r w:rsidR="00DE7586" w:rsidRPr="00EA38B5" w:rsidDel="007050F3">
          <w:delText>, Ramamonjiarivelo, Betancourt, Cruz</w:delText>
        </w:r>
        <w:r w:rsidR="004203B9" w:rsidRPr="00EA38B5" w:rsidDel="007050F3">
          <w:delText>,</w:delText>
        </w:r>
        <w:r w:rsidR="00DE7586" w:rsidRPr="00EA38B5" w:rsidDel="007050F3">
          <w:delText xml:space="preserve"> and Fulton (2023) completed</w:delText>
        </w:r>
        <w:r w:rsidR="004E4902" w:rsidRPr="00EA38B5" w:rsidDel="007050F3">
          <w:delText xml:space="preserve"> </w:delText>
        </w:r>
        <w:r w:rsidR="00E40127" w:rsidRPr="00EA38B5" w:rsidDel="007050F3">
          <w:delText>an exploratory examination of the predictive factors associated with hospital bankruptcy</w:delText>
        </w:r>
        <w:r w:rsidR="00DE7586" w:rsidRPr="00EA38B5" w:rsidDel="007050F3">
          <w:delText xml:space="preserve"> </w:delText>
        </w:r>
        <w:r w:rsidR="00E40127" w:rsidRPr="00EA38B5" w:rsidDel="007050F3">
          <w:delText xml:space="preserve">within which a wide range of organizational and contextual variables were considered </w:delText>
        </w:r>
        <w:r w:rsidR="000B711E" w:rsidRPr="00EA38B5" w:rsidDel="007050F3">
          <w:fldChar w:fldCharType="begin"/>
        </w:r>
        <w:r w:rsidR="00205101" w:rsidRPr="00EA38B5" w:rsidDel="007050F3">
          <w:delInstrText xml:space="preserve"> ADDIN ZOTERO_ITEM CSL_CITATION {"citationID":"2nWwJMan","properties":{"formattedCitation":"[25]","plainCitation":"[25]","dontUpdate":true,"noteIndex":0},"citationItems":[{"id":"9FzcfhFk/FJ8OPVN9","uris":["http://zotero.org/users/local/2kgMfbam/items/73UMCVGS"],"itemData":{"id":39,"type":"paper-conference","event-title":"Healthcare","ISBN":"2227-9032","note":"issue: 2","page":"165","publisher":"MDPI","title":"The Predictive Factors of Hospital Bankruptcy—An Exploratory Study","volume":"11","author":[{"family":"Beauvais","given":"Bradley"},{"family":"Ramamonjiarivelo","given":"Zo"},{"family":"Betancourt","given":"Jose"},{"family":"Cruz","given":"John"},{"family":"Fulton","given":"Lawrence"}],"issued":{"date-parts":[["2023"]]}}}],"schema":"https://github.com/citation-style-language/schema/raw/master/csl-citation.json"} </w:delInstrText>
        </w:r>
        <w:r w:rsidR="000B711E" w:rsidRPr="00EA38B5" w:rsidDel="007050F3">
          <w:fldChar w:fldCharType="separate"/>
        </w:r>
        <w:r w:rsidR="000B711E" w:rsidRPr="00EA38B5" w:rsidDel="007050F3">
          <w:delText>[</w:delText>
        </w:r>
        <w:r w:rsidR="007F33BA" w:rsidRPr="00EA38B5" w:rsidDel="007050F3">
          <w:delText>29</w:delText>
        </w:r>
        <w:r w:rsidR="000B711E" w:rsidRPr="00EA38B5" w:rsidDel="007050F3">
          <w:delText>]</w:delText>
        </w:r>
        <w:r w:rsidR="000B711E" w:rsidRPr="00EA38B5" w:rsidDel="007050F3">
          <w:fldChar w:fldCharType="end"/>
        </w:r>
        <w:r w:rsidR="00E40127" w:rsidRPr="00EA38B5" w:rsidDel="007050F3">
          <w:delText>. Although based on a single year of cross-sectional data, this study provides some preliminary guidance that indicates further research of more expansive nature is warranted.</w:delText>
        </w:r>
        <w:r w:rsidR="009C52DF" w:rsidRPr="00EA38B5" w:rsidDel="007050F3">
          <w:delText xml:space="preserve"> </w:delText>
        </w:r>
      </w:del>
      <w:del w:id="374" w:author="Zo Ramamonjiarivelo" w:date="2025-05-22T21:19:00Z">
        <w:r w:rsidR="00E40127" w:rsidRPr="00EA38B5" w:rsidDel="007050F3">
          <w:delText>Thus, t</w:delText>
        </w:r>
      </w:del>
      <w:ins w:id="375" w:author="Zo Ramamonjiarivelo" w:date="2025-05-22T21:19:00Z">
        <w:del w:id="376" w:author="Beauvais, Bradley M" w:date="2025-05-30T16:31:00Z" w16du:dateUtc="2025-05-30T21:31:00Z">
          <w:r w:rsidR="007050F3" w:rsidRPr="00EA38B5" w:rsidDel="001E2DAE">
            <w:delText>T</w:delText>
          </w:r>
        </w:del>
      </w:ins>
      <w:del w:id="377" w:author="Beauvais, Bradley M" w:date="2025-05-30T16:31:00Z" w16du:dateUtc="2025-05-30T21:31:00Z">
        <w:r w:rsidR="00E40127" w:rsidRPr="00EA38B5" w:rsidDel="001E2DAE">
          <w:delText>he following section reviews extant literature regarding the</w:delText>
        </w:r>
        <w:r w:rsidR="009E6601" w:rsidRPr="00EA38B5" w:rsidDel="001E2DAE">
          <w:delText xml:space="preserve"> </w:delText>
        </w:r>
        <w:r w:rsidR="00E40127" w:rsidRPr="00EA38B5" w:rsidDel="001E2DAE">
          <w:delText>environmental factors associated with US hospitals’ financial distress and/or bankruptcy filing.</w:delText>
        </w:r>
        <w:r w:rsidR="00634A7E" w:rsidRPr="00EA38B5" w:rsidDel="001E2DAE">
          <w:delText xml:space="preserve"> </w:delText>
        </w:r>
      </w:del>
    </w:p>
    <w:p w14:paraId="2BD45DAA" w14:textId="3C5AF782" w:rsidR="00A47548" w:rsidRPr="00EA38B5" w:rsidDel="00E40E01" w:rsidRDefault="00966372" w:rsidP="00714332">
      <w:pPr>
        <w:rPr>
          <w:del w:id="378" w:author="Brad Beauvais" w:date="2025-05-23T10:14:00Z" w16du:dateUtc="2025-05-23T15:14:00Z"/>
        </w:rPr>
      </w:pPr>
      <w:ins w:id="379" w:author="Beauvais, Bradley M" w:date="2025-06-03T16:53:00Z" w16du:dateUtc="2025-06-03T21:53:00Z">
        <w:r w:rsidRPr="00EA38B5">
          <w:rPr>
            <w:rPrChange w:id="380" w:author="Beauvais, Bradley M" w:date="2025-06-04T11:07:00Z" w16du:dateUtc="2025-06-04T16:07:00Z">
              <w:rPr>
                <w:highlight w:val="yellow"/>
              </w:rPr>
            </w:rPrChange>
          </w:rPr>
          <w:t>h</w:t>
        </w:r>
      </w:ins>
      <w:ins w:id="381" w:author="Beauvais, Bradley M" w:date="2025-05-30T16:31:00Z" w16du:dateUtc="2025-05-30T21:31:00Z">
        <w:r w:rsidR="000B45F7" w:rsidRPr="00EA38B5">
          <w:rPr>
            <w:rPrChange w:id="382" w:author="Beauvais, Bradley M" w:date="2025-06-04T11:07:00Z" w16du:dateUtc="2025-06-04T16:07:00Z">
              <w:rPr>
                <w:highlight w:val="yellow"/>
              </w:rPr>
            </w:rPrChange>
          </w:rPr>
          <w:t xml:space="preserve">ospital financial distress has been associated with low occupancy rates, slow collection of account receivables, poor payer mix in terms of a high percentage of Medicare and Medicaid patients, aging facilities, poor management, fraud allegations, demographic changes, financial strategy/desire to sell, quality issues, physician malpractice insurance, physician politics, and external politics </w:t>
        </w:r>
        <w:r w:rsidR="000B45F7" w:rsidRPr="00EA38B5">
          <w:rPr>
            <w:rPrChange w:id="383" w:author="Beauvais, Bradley M" w:date="2025-06-04T11:07:00Z" w16du:dateUtc="2025-06-04T16:07:00Z">
              <w:rPr>
                <w:highlight w:val="yellow"/>
              </w:rPr>
            </w:rPrChange>
          </w:rPr>
          <w:fldChar w:fldCharType="begin"/>
        </w:r>
        <w:r w:rsidR="000B45F7" w:rsidRPr="00EA38B5">
          <w:rPr>
            <w:rPrChange w:id="384" w:author="Beauvais, Bradley M" w:date="2025-06-04T11:07:00Z" w16du:dateUtc="2025-06-04T16:07:00Z">
              <w:rPr>
                <w:highlight w:val="yellow"/>
              </w:rPr>
            </w:rPrChange>
          </w:rPr>
          <w:instrText xml:space="preserve"> ADDIN ZOTERO_ITEM CSL_CITATION {"citationID":"NWarE2ic","properties":{"formattedCitation":"[13\\uc0\\u8211{}17]","plainCitation":"[13–17]","noteIndex":0},"citationItems":[{"id":"9FzcfhFk/pWt3GuoM","uris":["http://zotero.org/users/local/2kgMfbam/items/ZJ2AHMHT"],"itemData":{"id":23,"type":"article-journal","container-title":"Journal of Healthcare Management","ISSN":"1096-9012","issue":"2","journalAbbreviation":"Journal of Healthcare Management","note":"publisher: LWW","page":"223-241","title":"The use of cash flow to analyze financial distress in California hospitals","volume":"36","author":[{"family":"McCue","given":"Michael J"}],"issued":{"date-parts":[["1991"]]}}},{"id":"9FzcfhFk/TcR0aLvA","uris":["http://zotero.org/users/local/2kgMfbam/items/RKJ9INVZ"],"itemData":{"id":24,"type":"article-journal","container-title":"Health Care Management Review","ISSN":"0361-6274","journalAbbreviation":"Health Care Management Review","note":"publisher: JSTOR","page":"41-51","title":"Hospital bankruptcies: An exploration of potential causes and consequences","author":[{"family":"Bazzoli","given":"Gloria J"},{"family":"Cleverley","given":"William O"}],"issued":{"date-parts":[["1994"]]}}},{"id":"9FzcfhFk/PCAC24uK","uris":["http://zotero.org/users/local/2kgMfbam/items/A7SZRTNR"],"itemData":{"id":25,"type":"article-journal","container-title":"Journal of Healthcare Management","ISSN":"1096-9012","issue":"4","journalAbbreviation":"Journal of Healthcare Management","note":"publisher: LWW","page":"472-495","title":"Consequences of hospital financial distress","volume":"40","author":[{"family":"Bazzoli","given":"Gloria"},{"family":"Andes","given":"Steven"}],"issued":{"date-parts":[["1995"]]}}},{"id":"9FzcfhFk/AyN0yKnY","uris":["http://zotero.org/users/local/2kgMfbam/items/G9GUDP7V"],"itemData":{"id":26,"type":"article-journal","container-title":"Journal of Healthcare Management","ISSN":"1096-9012","issue":"4","journalAbbreviation":"Journal of Healthcare Management","note":"publisher: LWW","page":"252-271","title":"Factors associated with hospital bankruptcies: a political and economic framework","volume":"54","author":[{"family":"Landry","given":"Amy Yarbrough"},{"family":"Landry III","given":"Robert J"}],"issued":{"date-parts":[["2009"]]}}},{"id":"9FzcfhFk/W6xc9b6N","uris":["http://zotero.org/users/local/2kgMfbam/items/7NIINU9T"],"itemData":{"id":27,"type":"article-journal","container-title":"Journal of Accounting and Finance","issue":"2","journalAbbreviation":"Journal of Accounting and Finance","note":"publisher: North American Business Press","page":"11-23","title":"Factors Related to Hospital Bankruptcy: 2007-2019","volume":"21","author":[{"family":"Carroll","given":"Nathan W"},{"family":"Landry","given":"Amy Yarbrough"},{"family":"Erwin","given":"Cathleen O"},{"family":"Cendoma","given":"Philip J"},{"family":"Landry III","given":"Robert J"}],"issued":{"date-parts":[["2021"]]}}}],"schema":"https://github.com/citation-style-language/schema/raw/master/csl-citation.json"} </w:instrText>
        </w:r>
        <w:r w:rsidR="000B45F7" w:rsidRPr="00EA38B5">
          <w:rPr>
            <w:rPrChange w:id="385" w:author="Beauvais, Bradley M" w:date="2025-06-04T11:07:00Z" w16du:dateUtc="2025-06-04T16:07:00Z">
              <w:rPr>
                <w:highlight w:val="yellow"/>
              </w:rPr>
            </w:rPrChange>
          </w:rPr>
          <w:fldChar w:fldCharType="separate"/>
        </w:r>
        <w:r w:rsidR="000B45F7" w:rsidRPr="00EA38B5">
          <w:rPr>
            <w:rFonts w:cs="Times New Roman"/>
            <w:rPrChange w:id="386" w:author="Beauvais, Bradley M" w:date="2025-06-04T11:07:00Z" w16du:dateUtc="2025-06-04T16:07:00Z">
              <w:rPr>
                <w:rFonts w:cs="Times New Roman"/>
                <w:highlight w:val="yellow"/>
              </w:rPr>
            </w:rPrChange>
          </w:rPr>
          <w:t>[</w:t>
        </w:r>
      </w:ins>
      <w:ins w:id="387" w:author="Beauvais, Bradley M" w:date="2025-05-30T16:42:00Z" w16du:dateUtc="2025-05-30T21:42:00Z">
        <w:r w:rsidR="003441B7" w:rsidRPr="00EA38B5">
          <w:rPr>
            <w:rFonts w:cs="Times New Roman"/>
            <w:rPrChange w:id="388" w:author="Beauvais, Bradley M" w:date="2025-06-04T11:07:00Z" w16du:dateUtc="2025-06-04T16:07:00Z">
              <w:rPr>
                <w:rFonts w:cs="Times New Roman"/>
                <w:highlight w:val="yellow"/>
              </w:rPr>
            </w:rPrChange>
          </w:rPr>
          <w:t>21</w:t>
        </w:r>
      </w:ins>
      <w:ins w:id="389" w:author="Beauvais, Bradley M" w:date="2025-05-30T16:31:00Z" w16du:dateUtc="2025-05-30T21:31:00Z">
        <w:r w:rsidR="000B45F7" w:rsidRPr="00EA38B5">
          <w:rPr>
            <w:rFonts w:cs="Times New Roman"/>
            <w:rPrChange w:id="390" w:author="Beauvais, Bradley M" w:date="2025-06-04T11:07:00Z" w16du:dateUtc="2025-06-04T16:07:00Z">
              <w:rPr>
                <w:rFonts w:cs="Times New Roman"/>
                <w:highlight w:val="yellow"/>
              </w:rPr>
            </w:rPrChange>
          </w:rPr>
          <w:t>–</w:t>
        </w:r>
      </w:ins>
      <w:ins w:id="391" w:author="Beauvais, Bradley M" w:date="2025-05-30T16:42:00Z" w16du:dateUtc="2025-05-30T21:42:00Z">
        <w:r w:rsidR="00F93510" w:rsidRPr="00EA38B5">
          <w:rPr>
            <w:rFonts w:cs="Times New Roman"/>
            <w:rPrChange w:id="392" w:author="Beauvais, Bradley M" w:date="2025-06-04T11:07:00Z" w16du:dateUtc="2025-06-04T16:07:00Z">
              <w:rPr>
                <w:rFonts w:cs="Times New Roman"/>
                <w:highlight w:val="yellow"/>
              </w:rPr>
            </w:rPrChange>
          </w:rPr>
          <w:t>24</w:t>
        </w:r>
      </w:ins>
      <w:ins w:id="393" w:author="Beauvais, Bradley M" w:date="2025-05-30T16:31:00Z" w16du:dateUtc="2025-05-30T21:31:00Z">
        <w:r w:rsidR="000B45F7" w:rsidRPr="00EA38B5">
          <w:rPr>
            <w:rFonts w:cs="Times New Roman"/>
            <w:rPrChange w:id="394" w:author="Beauvais, Bradley M" w:date="2025-06-04T11:07:00Z" w16du:dateUtc="2025-06-04T16:07:00Z">
              <w:rPr>
                <w:rFonts w:cs="Times New Roman"/>
                <w:highlight w:val="yellow"/>
              </w:rPr>
            </w:rPrChange>
          </w:rPr>
          <w:t>]</w:t>
        </w:r>
        <w:r w:rsidR="000B45F7" w:rsidRPr="00EA38B5">
          <w:rPr>
            <w:rPrChange w:id="395" w:author="Beauvais, Bradley M" w:date="2025-06-04T11:07:00Z" w16du:dateUtc="2025-06-04T16:07:00Z">
              <w:rPr>
                <w:highlight w:val="yellow"/>
              </w:rPr>
            </w:rPrChange>
          </w:rPr>
          <w:fldChar w:fldCharType="end"/>
        </w:r>
        <w:r w:rsidR="000B45F7" w:rsidRPr="00EA38B5">
          <w:rPr>
            <w:rPrChange w:id="396" w:author="Beauvais, Bradley M" w:date="2025-06-04T11:07:00Z" w16du:dateUtc="2025-06-04T16:07:00Z">
              <w:rPr>
                <w:highlight w:val="yellow"/>
              </w:rPr>
            </w:rPrChange>
          </w:rPr>
          <w:t>.</w:t>
        </w:r>
      </w:ins>
      <w:ins w:id="397" w:author="Beauvais, Bradley M" w:date="2025-05-30T16:32:00Z" w16du:dateUtc="2025-05-30T21:32:00Z">
        <w:r w:rsidR="004C7950" w:rsidRPr="00EA38B5">
          <w:t xml:space="preserve"> Market and </w:t>
        </w:r>
      </w:ins>
    </w:p>
    <w:p w14:paraId="485E6D1A" w14:textId="2DC9CCE8" w:rsidR="00634A7E" w:rsidRPr="00EA38B5" w:rsidDel="00D5470E" w:rsidRDefault="00A47548">
      <w:pPr>
        <w:pStyle w:val="Heading2"/>
        <w:ind w:firstLine="720"/>
        <w:rPr>
          <w:del w:id="398" w:author="Zo Ramamonjiarivelo" w:date="2025-05-22T20:36:00Z"/>
        </w:rPr>
        <w:pPrChange w:id="399" w:author="Beauvais, Bradley M" w:date="2025-05-30T16:33:00Z" w16du:dateUtc="2025-05-30T21:33:00Z">
          <w:pPr>
            <w:pStyle w:val="Heading2"/>
          </w:pPr>
        </w:pPrChange>
      </w:pPr>
      <w:del w:id="400" w:author="Zo Ramamonjiarivelo" w:date="2025-05-22T20:36:00Z">
        <w:r w:rsidRPr="00EA38B5" w:rsidDel="00D5470E">
          <w:rPr>
            <w:b w:val="0"/>
            <w:bCs w:val="0"/>
            <w:i w:val="0"/>
          </w:rPr>
          <w:delText>2</w:delText>
        </w:r>
        <w:r w:rsidR="00634A7E" w:rsidRPr="00EA38B5" w:rsidDel="00D5470E">
          <w:rPr>
            <w:b w:val="0"/>
            <w:bCs w:val="0"/>
            <w:i w:val="0"/>
          </w:rPr>
          <w:delText>.</w:delText>
        </w:r>
        <w:r w:rsidR="00810D70" w:rsidRPr="00EA38B5" w:rsidDel="00D5470E">
          <w:rPr>
            <w:b w:val="0"/>
            <w:bCs w:val="0"/>
            <w:i w:val="0"/>
          </w:rPr>
          <w:delText>3</w:delText>
        </w:r>
        <w:r w:rsidR="00634A7E" w:rsidRPr="00EA38B5" w:rsidDel="00D5470E">
          <w:rPr>
            <w:b w:val="0"/>
            <w:bCs w:val="0"/>
            <w:i w:val="0"/>
          </w:rPr>
          <w:delText xml:space="preserve">. </w:delText>
        </w:r>
        <w:r w:rsidRPr="00EA38B5" w:rsidDel="00D5470E">
          <w:rPr>
            <w:b w:val="0"/>
            <w:bCs w:val="0"/>
            <w:i w:val="0"/>
          </w:rPr>
          <w:delText>External</w:delText>
        </w:r>
        <w:r w:rsidR="00634A7E" w:rsidRPr="00EA38B5" w:rsidDel="00D5470E">
          <w:rPr>
            <w:b w:val="0"/>
            <w:bCs w:val="0"/>
            <w:i w:val="0"/>
          </w:rPr>
          <w:delText xml:space="preserve"> </w:delText>
        </w:r>
        <w:r w:rsidR="00F94C5A" w:rsidRPr="00EA38B5" w:rsidDel="00D5470E">
          <w:rPr>
            <w:b w:val="0"/>
            <w:bCs w:val="0"/>
            <w:i w:val="0"/>
          </w:rPr>
          <w:delText>F</w:delText>
        </w:r>
        <w:r w:rsidR="00634A7E" w:rsidRPr="00EA38B5" w:rsidDel="00D5470E">
          <w:rPr>
            <w:b w:val="0"/>
            <w:bCs w:val="0"/>
            <w:i w:val="0"/>
          </w:rPr>
          <w:delText xml:space="preserve">actors </w:delText>
        </w:r>
        <w:r w:rsidR="00F94C5A" w:rsidRPr="00EA38B5" w:rsidDel="00D5470E">
          <w:rPr>
            <w:b w:val="0"/>
            <w:bCs w:val="0"/>
            <w:i w:val="0"/>
          </w:rPr>
          <w:delText>A</w:delText>
        </w:r>
        <w:r w:rsidR="00634A7E" w:rsidRPr="00EA38B5" w:rsidDel="00D5470E">
          <w:rPr>
            <w:b w:val="0"/>
            <w:bCs w:val="0"/>
            <w:i w:val="0"/>
          </w:rPr>
          <w:delText xml:space="preserve">ssociated with US </w:delText>
        </w:r>
        <w:r w:rsidR="00F94C5A" w:rsidRPr="00EA38B5" w:rsidDel="00D5470E">
          <w:rPr>
            <w:b w:val="0"/>
            <w:bCs w:val="0"/>
            <w:i w:val="0"/>
          </w:rPr>
          <w:delText>H</w:delText>
        </w:r>
        <w:r w:rsidR="00634A7E" w:rsidRPr="00EA38B5" w:rsidDel="00D5470E">
          <w:rPr>
            <w:b w:val="0"/>
            <w:bCs w:val="0"/>
            <w:i w:val="0"/>
          </w:rPr>
          <w:delText xml:space="preserve">ospitals’ </w:delText>
        </w:r>
        <w:r w:rsidR="00F94C5A" w:rsidRPr="00EA38B5" w:rsidDel="00D5470E">
          <w:rPr>
            <w:b w:val="0"/>
            <w:bCs w:val="0"/>
            <w:i w:val="0"/>
          </w:rPr>
          <w:delText>F</w:delText>
        </w:r>
        <w:r w:rsidR="00634A7E" w:rsidRPr="00EA38B5" w:rsidDel="00D5470E">
          <w:rPr>
            <w:b w:val="0"/>
            <w:bCs w:val="0"/>
            <w:i w:val="0"/>
          </w:rPr>
          <w:delText xml:space="preserve">inancial </w:delText>
        </w:r>
        <w:r w:rsidR="00F94C5A" w:rsidRPr="00EA38B5" w:rsidDel="00D5470E">
          <w:rPr>
            <w:b w:val="0"/>
            <w:bCs w:val="0"/>
            <w:i w:val="0"/>
          </w:rPr>
          <w:delText>D</w:delText>
        </w:r>
        <w:r w:rsidR="00634A7E" w:rsidRPr="00EA38B5" w:rsidDel="00D5470E">
          <w:rPr>
            <w:b w:val="0"/>
            <w:bCs w:val="0"/>
            <w:i w:val="0"/>
          </w:rPr>
          <w:delText xml:space="preserve">istress &amp; </w:delText>
        </w:r>
        <w:r w:rsidR="00F94C5A" w:rsidRPr="00EA38B5" w:rsidDel="00D5470E">
          <w:rPr>
            <w:b w:val="0"/>
            <w:bCs w:val="0"/>
            <w:i w:val="0"/>
          </w:rPr>
          <w:delText>B</w:delText>
        </w:r>
        <w:r w:rsidR="00634A7E" w:rsidRPr="00EA38B5" w:rsidDel="00D5470E">
          <w:rPr>
            <w:b w:val="0"/>
            <w:bCs w:val="0"/>
            <w:i w:val="0"/>
          </w:rPr>
          <w:delText xml:space="preserve">ankruptcy </w:delText>
        </w:r>
        <w:r w:rsidR="00F94C5A" w:rsidRPr="00EA38B5" w:rsidDel="00D5470E">
          <w:rPr>
            <w:b w:val="0"/>
            <w:bCs w:val="0"/>
            <w:i w:val="0"/>
          </w:rPr>
          <w:delText>F</w:delText>
        </w:r>
        <w:r w:rsidR="00634A7E" w:rsidRPr="00EA38B5" w:rsidDel="00D5470E">
          <w:rPr>
            <w:b w:val="0"/>
            <w:bCs w:val="0"/>
            <w:i w:val="0"/>
          </w:rPr>
          <w:delText>iling</w:delText>
        </w:r>
      </w:del>
    </w:p>
    <w:p w14:paraId="3AC58DEA" w14:textId="2630C1F4" w:rsidR="00A47548" w:rsidRPr="00EA38B5" w:rsidDel="00E40E01" w:rsidRDefault="00A47548" w:rsidP="00714332">
      <w:pPr>
        <w:rPr>
          <w:del w:id="401" w:author="Brad Beauvais" w:date="2025-05-23T10:14:00Z" w16du:dateUtc="2025-05-23T15:14:00Z"/>
        </w:rPr>
      </w:pPr>
    </w:p>
    <w:p w14:paraId="2D09D729" w14:textId="35BC35ED" w:rsidR="007E0BBD" w:rsidRDefault="00546CF1" w:rsidP="007E0BBD">
      <w:pPr>
        <w:rPr>
          <w:ins w:id="402" w:author="Beauvais, Bradley M" w:date="2025-06-04T10:59:00Z" w16du:dateUtc="2025-06-04T15:59:00Z"/>
        </w:rPr>
      </w:pPr>
      <w:del w:id="403" w:author="Beauvais, Bradley M" w:date="2025-05-30T16:32:00Z" w16du:dateUtc="2025-05-30T21:32:00Z">
        <w:r w:rsidRPr="00EA38B5" w:rsidDel="004C7950">
          <w:delText xml:space="preserve">Regarding </w:delText>
        </w:r>
      </w:del>
      <w:proofErr w:type="gramStart"/>
      <w:r w:rsidRPr="00EA38B5">
        <w:t>environmental</w:t>
      </w:r>
      <w:proofErr w:type="gramEnd"/>
      <w:r w:rsidRPr="00EA38B5">
        <w:t xml:space="preserve"> factors</w:t>
      </w:r>
      <w:ins w:id="404" w:author="Beauvais, Bradley M" w:date="2025-05-30T16:32:00Z" w16du:dateUtc="2025-05-30T21:32:00Z">
        <w:r w:rsidR="004C7950" w:rsidRPr="00EA38B5">
          <w:rPr>
            <w:rPrChange w:id="405" w:author="Beauvais, Bradley M" w:date="2025-06-04T11:07:00Z" w16du:dateUtc="2025-06-04T16:07:00Z">
              <w:rPr>
                <w:highlight w:val="yellow"/>
              </w:rPr>
            </w:rPrChange>
          </w:rPr>
          <w:t xml:space="preserve"> have also been show</w:t>
        </w:r>
        <w:r w:rsidR="003C2322" w:rsidRPr="00EA38B5">
          <w:rPr>
            <w:rPrChange w:id="406" w:author="Beauvais, Bradley M" w:date="2025-06-04T11:07:00Z" w16du:dateUtc="2025-06-04T16:07:00Z">
              <w:rPr>
                <w:highlight w:val="yellow"/>
              </w:rPr>
            </w:rPrChange>
          </w:rPr>
          <w:t xml:space="preserve">n to </w:t>
        </w:r>
      </w:ins>
      <w:ins w:id="407" w:author="Beauvais, Bradley M" w:date="2025-05-30T16:33:00Z" w16du:dateUtc="2025-05-30T21:33:00Z">
        <w:r w:rsidR="003C2322" w:rsidRPr="00EA38B5">
          <w:rPr>
            <w:rPrChange w:id="408" w:author="Beauvais, Bradley M" w:date="2025-06-04T11:07:00Z" w16du:dateUtc="2025-06-04T16:07:00Z">
              <w:rPr>
                <w:highlight w:val="yellow"/>
              </w:rPr>
            </w:rPrChange>
          </w:rPr>
          <w:t xml:space="preserve">be </w:t>
        </w:r>
        <w:r w:rsidR="009340D0" w:rsidRPr="00EA38B5">
          <w:rPr>
            <w:rPrChange w:id="409" w:author="Beauvais, Bradley M" w:date="2025-06-04T11:07:00Z" w16du:dateUtc="2025-06-04T16:07:00Z">
              <w:rPr>
                <w:highlight w:val="yellow"/>
              </w:rPr>
            </w:rPrChange>
          </w:rPr>
          <w:t>significantly associated with government-owned/public hospitals’ financial distress</w:t>
        </w:r>
      </w:ins>
      <w:ins w:id="410" w:author="Beauvais, Bradley M" w:date="2025-05-30T16:34:00Z" w16du:dateUtc="2025-05-30T21:34:00Z">
        <w:r w:rsidR="00FF1D21" w:rsidRPr="00EA38B5">
          <w:rPr>
            <w:rPrChange w:id="411" w:author="Beauvais, Bradley M" w:date="2025-06-04T11:07:00Z" w16du:dateUtc="2025-06-04T16:07:00Z">
              <w:rPr>
                <w:highlight w:val="yellow"/>
              </w:rPr>
            </w:rPrChange>
          </w:rPr>
          <w:t>. These factors include</w:t>
        </w:r>
      </w:ins>
      <w:del w:id="412" w:author="Beauvais, Bradley M" w:date="2025-05-30T16:34:00Z" w16du:dateUtc="2025-05-30T21:34:00Z">
        <w:r w:rsidRPr="00EA38B5" w:rsidDel="00FF1D21">
          <w:delText>,</w:delText>
        </w:r>
      </w:del>
      <w:r w:rsidRPr="00EA38B5">
        <w:t xml:space="preserve"> increased Medicare Advantage penetration at the county level</w:t>
      </w:r>
      <w:del w:id="413" w:author="Beauvais, Bradley M" w:date="2025-05-30T16:34:00Z" w16du:dateUtc="2025-05-30T21:34:00Z">
        <w:r w:rsidRPr="00EA38B5" w:rsidDel="00FF1D21">
          <w:delText xml:space="preserve"> is found to be associated </w:delText>
        </w:r>
      </w:del>
      <w:del w:id="414" w:author="Beauvais, Bradley M" w:date="2025-05-30T16:33:00Z" w16du:dateUtc="2025-05-30T21:33:00Z">
        <w:r w:rsidRPr="00EA38B5" w:rsidDel="009340D0">
          <w:delText xml:space="preserve">with government-owned/public hospitals’ financial distress </w:delText>
        </w:r>
      </w:del>
      <w:del w:id="415" w:author="Beauvais, Bradley M" w:date="2025-05-30T16:34:00Z" w16du:dateUtc="2025-05-30T21:34:00Z">
        <w:r w:rsidR="00195B90" w:rsidRPr="00EA38B5" w:rsidDel="00FF1D21">
          <w:fldChar w:fldCharType="begin"/>
        </w:r>
        <w:r w:rsidR="00205101" w:rsidRPr="00EA38B5" w:rsidDel="00FF1D21">
          <w:delInstrText xml:space="preserve"> ADDIN ZOTERO_ITEM CSL_CITATION {"citationID":"602lJ3P3","properties":{"formattedCitation":"[20]","plainCitation":"[20]","dontUpdate":true,"noteIndex":0},"citationItems":[{"id":"9FzcfhFk/5fv9N310","uris":["http://zotero.org/users/local/2kgMfbam/items/DLAZ78VQ"],"itemData":{"id":33,"type":"article-journal","abstract":"As “safety net providers”, public hospitals have played a major role in healthcare delivery, especially in serving the indigent and the uninsured. For several decades, public hospitals have been operating in a challenging environment and some of them have experienced financial difficulties. While published essays on public hospitals’ financial situations are abundant, the dearth of empirical studies on public hospitals’ financial distress has led to the completion of this study. The purpose of this study was to explore the organizational and environmental factors associated with public hospitals’ financial distress. This study used a national sample of public hospitals based on longitudinal panel data from 1997 to 2009, resulting in a sample size of 7,257 hospital-year observations. The Altman Z-score method was applied to assess hospitals' financial condition. Fixed-effects logistic regression model was used in this study. The significant findings from this study indicated that higher Medicare HMO penetration was associated with financial distress. Organizational variables health network, hospital beds and outpatient mix were negatively associated with financial distress; and membership of a multihospital system was positively associated with financial distress.","container-title":"Academy of Management Proceedings","DOI":"10.5465/ambpp.2013.12764abstract","ISSN":"0065-0668","issue":"1","journalAbbreviation":"Proceedings","note":"publisher: Academy of Management","page":"12764","source":"journals.aom.org (Atypon)","title":"Public Hospitals in Peril: Factors Associated with Financial Distress","title-short":"Public Hospitals in Peril","volume":"2013","author":[{"family":"Ramamonjiarivelo","given":"Zo Harivololona"}],"issued":{"date-parts":[["2013",1]]}}}],"schema":"https://github.com/citation-style-language/schema/raw/master/csl-citation.json"} </w:delInstrText>
        </w:r>
        <w:r w:rsidR="00195B90" w:rsidRPr="00EA38B5" w:rsidDel="00FF1D21">
          <w:fldChar w:fldCharType="separate"/>
        </w:r>
        <w:r w:rsidR="00195B90" w:rsidRPr="00EA38B5" w:rsidDel="00FF1D21">
          <w:delText>[</w:delText>
        </w:r>
        <w:r w:rsidR="005E44AC" w:rsidRPr="00EA38B5" w:rsidDel="00FF1D21">
          <w:delText>23</w:delText>
        </w:r>
        <w:r w:rsidR="00195B90" w:rsidRPr="00EA38B5" w:rsidDel="00FF1D21">
          <w:delText>]</w:delText>
        </w:r>
        <w:r w:rsidR="00195B90" w:rsidRPr="00EA38B5" w:rsidDel="00FF1D21">
          <w:fldChar w:fldCharType="end"/>
        </w:r>
        <w:r w:rsidRPr="00EA38B5" w:rsidDel="00FF1D21">
          <w:delText>. Moreover</w:delText>
        </w:r>
      </w:del>
      <w:r w:rsidRPr="00EA38B5">
        <w:t xml:space="preserve">, increased competition, workforce issues, demographic changes, economic conditions, and external politics </w:t>
      </w:r>
      <w:del w:id="416" w:author="Beauvais, Bradley M" w:date="2025-05-30T16:34:00Z" w16du:dateUtc="2025-05-30T21:34:00Z">
        <w:r w:rsidRPr="00EA38B5" w:rsidDel="00E76F8F">
          <w:delText xml:space="preserve">are the common themes found among hospitals that filed </w:delText>
        </w:r>
      </w:del>
      <w:ins w:id="417" w:author="Zo Ramamonjiarivelo" w:date="2025-05-22T21:07:00Z">
        <w:del w:id="418" w:author="Beauvais, Bradley M" w:date="2025-05-30T16:34:00Z" w16du:dateUtc="2025-05-30T21:34:00Z">
          <w:r w:rsidR="009607EC" w:rsidRPr="00EA38B5" w:rsidDel="00E76F8F">
            <w:delText xml:space="preserve">for </w:delText>
          </w:r>
        </w:del>
      </w:ins>
      <w:del w:id="419" w:author="Beauvais, Bradley M" w:date="2025-05-30T16:34:00Z" w16du:dateUtc="2025-05-30T21:34:00Z">
        <w:r w:rsidRPr="00EA38B5" w:rsidDel="00E76F8F">
          <w:delText xml:space="preserve">bankruptcy and/or closed </w:delText>
        </w:r>
      </w:del>
      <w:r w:rsidR="00195B90" w:rsidRPr="00EA38B5">
        <w:fldChar w:fldCharType="begin"/>
      </w:r>
      <w:r w:rsidR="00205101" w:rsidRPr="00EA38B5">
        <w:instrText xml:space="preserve"> ADDIN ZOTERO_ITEM CSL_CITATION {"citationID":"yjlSq6id","properties":{"formattedCitation":"[16, 26, 28]","plainCitation":"[16, 26, 28]","dontUpdate":true,"noteIndex":0},"citationItems":[{"id":"9FzcfhFk/AyN0yKnY","uris":["http://zotero.org/users/local/2kgMfbam/items/G9GUDP7V"],"itemData":{"id":26,"type":"article-journal","container-title":"Journal of Healthcare Management","ISSN":"1096-9012","issue":"4","journalAbbreviation":"Journal of Healthcare Management","note":"publisher: LWW","page":"252-271","title":"Factors associated with hospital bankruptcies: a political and economic framework","volume":"54","author":[{"family":"Landry","given":"Amy Yarbrough"},{"family":"Landry III","given":"Robert J"}],"issued":{"date-parts":[["2009"]]}}},{"id":"9FzcfhFk/UhLdPs4Q","uris":["http://zotero.org/users/local/2kgMfbam/items/RPDMAT2T"],"itemData":{"id":40,"type":"article-journal","container-title":"Journal of Business &amp; Economics Research (JBER)","ISSN":"2157-8893","issue":"9","journalAbbreviation":"Journal of Business &amp; Economics Research (JBER)","title":"Predicting financial distress and bankruptcy for hospitals","volume":"2","author":[{"family":"Morey","given":"Jim"},{"family":"Scherzer","given":"Gary"},{"family":"Varshney","given":"Sanjay"}],"issued":{"date-parts":[["2004"]]}}},{"id":"9FzcfhFk/hBCaJKqU","uris":["http://zotero.org/users/local/2kgMfbam/items/42FDC34F"],"itemData":{"id":42,"type":"article-journal","container-title":"The Journal of Rural Health","ISSN":"0890-765X","issue":"3","journalAbbreviation":"The Journal of Rural Health","note":"publisher: Wiley Online Library","page":"239-249","title":"Predicting financial distress and closure in rural hospitals","volume":"33","author":[{"family":"Holmes","given":"George M"},{"family":"Kaufman","given":"Brystana G"},{"family":"Pink","given":"George H"}],"issued":{"date-parts":[["2017"]]}}}],"schema":"https://github.com/citation-style-language/schema/raw/master/csl-citation.json"} </w:instrText>
      </w:r>
      <w:r w:rsidR="00195B90" w:rsidRPr="00EA38B5">
        <w:fldChar w:fldCharType="separate"/>
      </w:r>
      <w:r w:rsidR="00195B90" w:rsidRPr="00EA38B5">
        <w:t>[</w:t>
      </w:r>
      <w:del w:id="420" w:author="Beauvais, Bradley M" w:date="2025-05-30T16:43:00Z" w16du:dateUtc="2025-05-30T21:43:00Z">
        <w:r w:rsidR="00792E3F" w:rsidRPr="00EA38B5" w:rsidDel="00F93510">
          <w:delText>19</w:delText>
        </w:r>
        <w:r w:rsidR="00195B90" w:rsidRPr="00EA38B5" w:rsidDel="00F93510">
          <w:delText xml:space="preserve">, </w:delText>
        </w:r>
        <w:r w:rsidR="00792E3F" w:rsidRPr="00EA38B5" w:rsidDel="00F93510">
          <w:delText>30</w:delText>
        </w:r>
        <w:r w:rsidR="00195B90" w:rsidRPr="00EA38B5" w:rsidDel="00F93510">
          <w:delText xml:space="preserve">, </w:delText>
        </w:r>
        <w:r w:rsidR="00792E3F" w:rsidRPr="00EA38B5" w:rsidDel="00F93510">
          <w:delText>32</w:delText>
        </w:r>
      </w:del>
      <w:ins w:id="421" w:author="Beauvais, Bradley M" w:date="2025-05-30T16:43:00Z" w16du:dateUtc="2025-05-30T21:43:00Z">
        <w:r w:rsidR="00F93510" w:rsidRPr="00EA38B5">
          <w:rPr>
            <w:rPrChange w:id="422" w:author="Beauvais, Bradley M" w:date="2025-06-04T11:07:00Z" w16du:dateUtc="2025-06-04T16:07:00Z">
              <w:rPr>
                <w:highlight w:val="yellow"/>
              </w:rPr>
            </w:rPrChange>
          </w:rPr>
          <w:t>25, 26</w:t>
        </w:r>
      </w:ins>
      <w:r w:rsidR="00195B90" w:rsidRPr="00EA38B5">
        <w:t>]</w:t>
      </w:r>
      <w:r w:rsidR="00195B90" w:rsidRPr="00EA38B5">
        <w:fldChar w:fldCharType="end"/>
      </w:r>
      <w:r w:rsidRPr="00EA38B5">
        <w:t>.</w:t>
      </w:r>
      <w:ins w:id="423" w:author="Beauvais, Bradley M" w:date="2025-06-04T10:59:00Z" w16du:dateUtc="2025-06-04T15:59:00Z">
        <w:r w:rsidR="007E0BBD" w:rsidRPr="00EA38B5">
          <w:t xml:space="preserve"> Lastly, quality has not been widely used in former hospital bankruptcy studies; however, </w:t>
        </w:r>
        <w:r w:rsidR="00E05268" w:rsidRPr="00EA38B5">
          <w:t>there is good reason to</w:t>
        </w:r>
        <w:r w:rsidR="007E0BBD" w:rsidRPr="00EA38B5">
          <w:t xml:space="preserve"> believe</w:t>
        </w:r>
        <w:r w:rsidR="007E0BBD" w:rsidRPr="00A6237D">
          <w:t xml:space="preserve"> quality of care plays a factor in determining hospitals’ financial status, especially in the current value-based care context. </w:t>
        </w:r>
      </w:ins>
      <w:ins w:id="424" w:author="Beauvais, Bradley M" w:date="2025-06-04T11:00:00Z" w16du:dateUtc="2025-06-04T16:00:00Z">
        <w:r w:rsidR="00E05268">
          <w:t xml:space="preserve">Thus, including </w:t>
        </w:r>
        <w:r w:rsidR="00B63977">
          <w:t xml:space="preserve">measures such as </w:t>
        </w:r>
      </w:ins>
      <w:ins w:id="425" w:author="Beauvais, Bradley M" w:date="2025-06-04T10:59:00Z" w16du:dateUtc="2025-06-04T15:59:00Z">
        <w:r w:rsidR="00E05268">
          <w:t xml:space="preserve">the Center for Medicare &amp; Medicaid Services </w:t>
        </w:r>
        <w:r w:rsidR="00E05268" w:rsidRPr="00832CBD">
          <w:t>Overall Hospital Quality Star Rating</w:t>
        </w:r>
        <w:r w:rsidR="00E05268">
          <w:t xml:space="preserve"> </w:t>
        </w:r>
        <w:r w:rsidR="00E05268" w:rsidRPr="00A6237D">
          <w:t>as one of the predictor variables</w:t>
        </w:r>
      </w:ins>
      <w:ins w:id="426" w:author="Beauvais, Bradley M" w:date="2025-06-04T11:01:00Z" w16du:dateUtc="2025-06-04T16:01:00Z">
        <w:r w:rsidR="00276B6D">
          <w:t xml:space="preserve"> is a logical</w:t>
        </w:r>
        <w:r w:rsidR="008F7E73">
          <w:t xml:space="preserve"> step</w:t>
        </w:r>
      </w:ins>
      <w:ins w:id="427" w:author="Beauvais, Bradley M" w:date="2025-06-04T10:59:00Z" w16du:dateUtc="2025-06-04T15:59:00Z">
        <w:r w:rsidR="00E05268">
          <w:t xml:space="preserve">. </w:t>
        </w:r>
        <w:r w:rsidR="007E0BBD">
          <w:t xml:space="preserve">The star rating is a </w:t>
        </w:r>
        <w:r w:rsidR="007E0BBD" w:rsidRPr="00647D1E">
          <w:t xml:space="preserve">composite score that reflects a hospital's performance across several </w:t>
        </w:r>
        <w:r w:rsidR="007E0BBD">
          <w:t>safety, efficiency, patient experience and effectiveness</w:t>
        </w:r>
        <w:r w:rsidR="007E0BBD" w:rsidRPr="00647D1E">
          <w:t xml:space="preserve"> metrics</w:t>
        </w:r>
        <w:r w:rsidR="007E0BBD">
          <w:t xml:space="preserve"> </w:t>
        </w:r>
        <w:r w:rsidR="007E0BBD" w:rsidRPr="00832CBD">
          <w:t xml:space="preserve">which </w:t>
        </w:r>
        <w:r w:rsidR="007E0BBD">
          <w:t>may be</w:t>
        </w:r>
        <w:r w:rsidR="007E0BBD" w:rsidRPr="00832CBD">
          <w:t xml:space="preserve"> linked to financial performance</w:t>
        </w:r>
        <w:r w:rsidR="007E0BBD">
          <w:t xml:space="preserve"> [27-29]</w:t>
        </w:r>
        <w:r w:rsidR="007E0BBD" w:rsidRPr="00832CBD">
          <w:t>.</w:t>
        </w:r>
        <w:r w:rsidR="007E0BBD">
          <w:t xml:space="preserve"> </w:t>
        </w:r>
      </w:ins>
    </w:p>
    <w:p w14:paraId="28FDED5C" w14:textId="77E33457" w:rsidR="00546CF1" w:rsidRPr="00A6237D" w:rsidDel="008F7E73" w:rsidRDefault="00546CF1" w:rsidP="003C2322">
      <w:pPr>
        <w:rPr>
          <w:del w:id="428" w:author="Beauvais, Bradley M" w:date="2025-06-04T11:01:00Z" w16du:dateUtc="2025-06-04T16:01:00Z"/>
        </w:rPr>
      </w:pPr>
    </w:p>
    <w:p w14:paraId="05850331" w14:textId="0A523C10" w:rsidR="00C55826" w:rsidRPr="00A6237D" w:rsidDel="00167D32" w:rsidRDefault="00546CF1" w:rsidP="00C55826">
      <w:pPr>
        <w:rPr>
          <w:del w:id="429" w:author="Beauvais, Bradley M" w:date="2025-05-30T16:35:00Z" w16du:dateUtc="2025-05-30T21:35:00Z"/>
        </w:rPr>
      </w:pPr>
      <w:r w:rsidRPr="00A6237D">
        <w:t xml:space="preserve">Based on our literature review, it is apparent </w:t>
      </w:r>
      <w:r w:rsidR="00FC1822" w:rsidRPr="00A6237D">
        <w:t xml:space="preserve">that </w:t>
      </w:r>
      <w:r w:rsidRPr="00A6237D">
        <w:t xml:space="preserve">existing models lack predictive capability as they apply to the hospital setting. Further, of the tested models, only a few incorporate a robust set of external and internal market and organizational characteristics. For these reasons, we seek to build on our knowledge of prior authors’ discoveries pertaining to bankruptcy, and hospital bankruptcy, in particular. In our efforts, we seek to </w:t>
      </w:r>
      <w:proofErr w:type="gramStart"/>
      <w:r w:rsidRPr="00A6237D">
        <w:t>identify which</w:t>
      </w:r>
      <w:proofErr w:type="gramEnd"/>
      <w:r w:rsidRPr="00A6237D">
        <w:t xml:space="preserve"> </w:t>
      </w:r>
      <w:r w:rsidR="00C55826" w:rsidRPr="00A6237D">
        <w:t xml:space="preserve">independent </w:t>
      </w:r>
      <w:r w:rsidRPr="00A6237D">
        <w:t xml:space="preserve">variables </w:t>
      </w:r>
      <w:ins w:id="430" w:author="Beauvais, Bradley M" w:date="2025-05-30T13:41:00Z" w16du:dateUtc="2025-05-30T18:41:00Z">
        <w:r w:rsidR="006C411C">
          <w:t xml:space="preserve">among </w:t>
        </w:r>
      </w:ins>
      <w:del w:id="431" w:author="Beauvais, Bradley M" w:date="2025-05-30T13:41:00Z" w16du:dateUtc="2025-05-30T18:41:00Z">
        <w:r w:rsidRPr="00A6237D" w:rsidDel="006C411C">
          <w:delText>(if any</w:delText>
        </w:r>
      </w:del>
      <w:del w:id="432" w:author="Beauvais, Bradley M" w:date="2025-05-30T13:40:00Z" w16du:dateUtc="2025-05-30T18:40:00Z">
        <w:r w:rsidRPr="00A6237D" w:rsidDel="00D612CB">
          <w:delText>) among</w:delText>
        </w:r>
      </w:del>
      <w:del w:id="433" w:author="Beauvais, Bradley M" w:date="2025-05-30T13:41:00Z" w16du:dateUtc="2025-05-30T18:41:00Z">
        <w:r w:rsidRPr="00A6237D" w:rsidDel="006C411C">
          <w:delText xml:space="preserve"> </w:delText>
        </w:r>
      </w:del>
      <w:r w:rsidRPr="00A6237D">
        <w:t>existing bankruptcy prediction models</w:t>
      </w:r>
      <w:ins w:id="434" w:author="Beauvais, Bradley M" w:date="2025-05-30T13:41:00Z" w16du:dateUtc="2025-05-30T18:41:00Z">
        <w:r w:rsidR="006C411C">
          <w:t xml:space="preserve"> (i.e.,</w:t>
        </w:r>
      </w:ins>
      <w:del w:id="435" w:author="Beauvais, Bradley M" w:date="2025-05-30T13:41:00Z" w16du:dateUtc="2025-05-30T18:41:00Z">
        <w:r w:rsidR="00081C0A" w:rsidRPr="00A6237D" w:rsidDel="006C411C">
          <w:delText>, namely</w:delText>
        </w:r>
        <w:r w:rsidR="00C55826" w:rsidRPr="00A6237D" w:rsidDel="006C411C">
          <w:delText xml:space="preserve"> </w:delText>
        </w:r>
      </w:del>
      <w:ins w:id="436" w:author="Beauvais, Bradley M" w:date="2025-05-30T13:41:00Z" w16du:dateUtc="2025-05-30T18:41:00Z">
        <w:r w:rsidR="006C411C">
          <w:t xml:space="preserve"> </w:t>
        </w:r>
      </w:ins>
      <w:r w:rsidR="00703A89" w:rsidRPr="00A6237D">
        <w:t>the Alt</w:t>
      </w:r>
      <w:r w:rsidR="00C20A3A" w:rsidRPr="00A6237D">
        <w:t xml:space="preserve">man Z-score model for non-manufacturing </w:t>
      </w:r>
      <w:r w:rsidR="00C55826" w:rsidRPr="00A6237D">
        <w:t>firms</w:t>
      </w:r>
      <w:r w:rsidR="00C20A3A" w:rsidRPr="00A6237D">
        <w:t xml:space="preserve">, </w:t>
      </w:r>
      <w:r w:rsidR="00C55826" w:rsidRPr="00A6237D">
        <w:t xml:space="preserve">the Ohlson’s O </w:t>
      </w:r>
      <w:r w:rsidR="00073049" w:rsidRPr="00A6237D">
        <w:t xml:space="preserve">model and the </w:t>
      </w:r>
      <w:r w:rsidR="00C55826" w:rsidRPr="00A6237D">
        <w:t xml:space="preserve">Zmijewski’s Z </w:t>
      </w:r>
      <w:r w:rsidR="00D01A12" w:rsidRPr="00A6237D">
        <w:t>model</w:t>
      </w:r>
      <w:ins w:id="437" w:author="Beauvais, Bradley M" w:date="2025-05-30T13:41:00Z" w16du:dateUtc="2025-05-30T18:41:00Z">
        <w:r w:rsidR="006C411C">
          <w:t>)</w:t>
        </w:r>
      </w:ins>
      <w:del w:id="438" w:author="Beauvais, Bradley M" w:date="2025-05-30T13:41:00Z" w16du:dateUtc="2025-05-30T18:41:00Z">
        <w:r w:rsidR="00497AED" w:rsidRPr="00A6237D" w:rsidDel="006C411C">
          <w:delText>,</w:delText>
        </w:r>
      </w:del>
      <w:r w:rsidR="00497AED" w:rsidRPr="00A6237D">
        <w:t xml:space="preserve"> </w:t>
      </w:r>
    </w:p>
    <w:p w14:paraId="3B4D6D16" w14:textId="3393158C" w:rsidR="00647D1E" w:rsidDel="00A83156" w:rsidRDefault="00546CF1">
      <w:pPr>
        <w:rPr>
          <w:del w:id="439" w:author="Beauvais, Bradley M" w:date="2025-06-04T10:58:00Z" w16du:dateUtc="2025-06-04T15:58:00Z"/>
        </w:rPr>
        <w:pPrChange w:id="440" w:author="Beauvais, Bradley M" w:date="2025-05-30T16:35:00Z" w16du:dateUtc="2025-05-30T21:35:00Z">
          <w:pPr>
            <w:ind w:firstLine="0"/>
          </w:pPr>
        </w:pPrChange>
      </w:pPr>
      <w:r w:rsidRPr="00A6237D">
        <w:t xml:space="preserve">remain salient within the hospital context as the unit of analysis. </w:t>
      </w:r>
      <w:ins w:id="441" w:author="Beauvais, Bradley M" w:date="2025-05-30T16:39:00Z" w16du:dateUtc="2025-05-30T21:39:00Z">
        <w:r w:rsidR="00DB1F4C">
          <w:t>We also intend</w:t>
        </w:r>
        <w:r w:rsidR="00132BDD">
          <w:t xml:space="preserve">, </w:t>
        </w:r>
        <w:r w:rsidR="00DB1F4C" w:rsidRPr="005E44AC">
          <w:t>for prediction</w:t>
        </w:r>
      </w:ins>
      <w:ins w:id="442" w:author="Beauvais, Bradley M" w:date="2025-06-04T11:01:00Z" w16du:dateUtc="2025-06-04T16:01:00Z">
        <w:r w:rsidR="00F74398">
          <w:t xml:space="preserve"> </w:t>
        </w:r>
      </w:ins>
      <w:ins w:id="443" w:author="Beauvais, Bradley M" w:date="2025-05-30T16:39:00Z" w16du:dateUtc="2025-05-30T21:39:00Z">
        <w:r w:rsidR="00132BDD">
          <w:t>purposes</w:t>
        </w:r>
      </w:ins>
      <w:ins w:id="444" w:author="Beauvais, Bradley M" w:date="2025-06-04T11:02:00Z" w16du:dateUtc="2025-06-04T16:02:00Z">
        <w:r w:rsidR="00F74398">
          <w:t>,</w:t>
        </w:r>
      </w:ins>
      <w:ins w:id="445" w:author="Beauvais, Bradley M" w:date="2025-05-30T16:39:00Z" w16du:dateUtc="2025-05-30T21:39:00Z">
        <w:r w:rsidR="00132BDD">
          <w:t xml:space="preserve"> to include</w:t>
        </w:r>
        <w:r w:rsidR="00DB1F4C" w:rsidRPr="005E44AC">
          <w:t xml:space="preserve"> all </w:t>
        </w:r>
        <w:proofErr w:type="gramStart"/>
        <w:r w:rsidR="00DB1F4C" w:rsidRPr="005E44AC">
          <w:t>unknowable</w:t>
        </w:r>
        <w:proofErr w:type="gramEnd"/>
        <w:r w:rsidR="00DB1F4C" w:rsidRPr="005E44AC">
          <w:t xml:space="preserve"> random variables </w:t>
        </w:r>
      </w:ins>
      <w:ins w:id="446" w:author="Beauvais, Bradley M" w:date="2025-05-30T16:40:00Z" w16du:dateUtc="2025-05-30T21:40:00Z">
        <w:r w:rsidR="008E4E94">
          <w:t>as</w:t>
        </w:r>
      </w:ins>
      <w:ins w:id="447" w:author="Beauvais, Bradley M" w:date="2025-05-30T16:39:00Z" w16du:dateUtc="2025-05-30T21:39:00Z">
        <w:r w:rsidR="00DB1F4C" w:rsidRPr="005E44AC">
          <w:t xml:space="preserve"> lagged</w:t>
        </w:r>
      </w:ins>
      <w:ins w:id="448" w:author="Beauvais, Bradley M" w:date="2025-05-30T16:40:00Z" w16du:dateUtc="2025-05-30T21:40:00Z">
        <w:r w:rsidR="008E4E94">
          <w:t xml:space="preserve"> variables</w:t>
        </w:r>
      </w:ins>
      <w:ins w:id="449" w:author="Beauvais, Bradley M" w:date="2025-05-30T16:39:00Z" w16du:dateUtc="2025-05-30T21:39:00Z">
        <w:r w:rsidR="00DB1F4C" w:rsidRPr="005E44AC">
          <w:t xml:space="preserve"> </w:t>
        </w:r>
        <w:proofErr w:type="gramStart"/>
        <w:r w:rsidR="00DB1F4C" w:rsidRPr="005E44AC">
          <w:t>in order to</w:t>
        </w:r>
        <w:proofErr w:type="gramEnd"/>
        <w:r w:rsidR="00DB1F4C" w:rsidRPr="005E44AC">
          <w:t xml:space="preserve"> be predictive rather than explanatory</w:t>
        </w:r>
        <w:r w:rsidR="008E4E94">
          <w:t xml:space="preserve">. </w:t>
        </w:r>
      </w:ins>
      <w:r w:rsidRPr="00A6237D">
        <w:t xml:space="preserve">Given the difficulties previously mentioned in prior authors’ research efforts, we also intend to expand the set of analysis variables to identify which internal and external factors are </w:t>
      </w:r>
      <w:del w:id="450" w:author="Beauvais, Bradley M" w:date="2025-05-30T13:41:00Z" w16du:dateUtc="2025-05-30T18:41:00Z">
        <w:r w:rsidRPr="00A6237D" w:rsidDel="00746D51">
          <w:delText xml:space="preserve">salient </w:delText>
        </w:r>
      </w:del>
      <w:ins w:id="451" w:author="Beauvais, Bradley M" w:date="2025-05-30T13:41:00Z" w16du:dateUtc="2025-05-30T18:41:00Z">
        <w:r w:rsidR="00746D51">
          <w:t>relevan</w:t>
        </w:r>
      </w:ins>
      <w:ins w:id="452" w:author="Beauvais, Bradley M" w:date="2025-05-30T13:42:00Z" w16du:dateUtc="2025-05-30T18:42:00Z">
        <w:r w:rsidR="00746D51">
          <w:t>t</w:t>
        </w:r>
      </w:ins>
      <w:ins w:id="453" w:author="Beauvais, Bradley M" w:date="2025-05-30T13:41:00Z" w16du:dateUtc="2025-05-30T18:41:00Z">
        <w:r w:rsidR="00746D51" w:rsidRPr="00A6237D">
          <w:t xml:space="preserve"> </w:t>
        </w:r>
      </w:ins>
      <w:r w:rsidRPr="00A6237D">
        <w:t>to hospital bankruptcy studies</w:t>
      </w:r>
      <w:del w:id="454" w:author="Beauvais, Bradley M" w:date="2025-06-04T10:58:00Z" w16du:dateUtc="2025-06-04T15:58:00Z">
        <w:r w:rsidRPr="00A6237D" w:rsidDel="00A83156">
          <w:delText xml:space="preserve">. </w:delText>
        </w:r>
        <w:r w:rsidR="00A757F9" w:rsidRPr="00A6237D" w:rsidDel="00A83156">
          <w:delText>For instance, in this study, we</w:delText>
        </w:r>
        <w:r w:rsidR="00503AFA" w:rsidRPr="00A6237D" w:rsidDel="00A83156">
          <w:delText xml:space="preserve"> include quality of care</w:delText>
        </w:r>
        <w:r w:rsidR="00E16B31" w:rsidRPr="00A6237D" w:rsidDel="00A83156">
          <w:delText>,</w:delText>
        </w:r>
        <w:r w:rsidR="00503AFA" w:rsidRPr="00A6237D" w:rsidDel="00A83156">
          <w:delText xml:space="preserve"> </w:delText>
        </w:r>
        <w:r w:rsidR="008B2986" w:rsidDel="00A83156">
          <w:delText xml:space="preserve">as measured by the Center for Medicare &amp; Medicaid Services </w:delText>
        </w:r>
        <w:r w:rsidR="00832CBD" w:rsidRPr="00832CBD" w:rsidDel="00A83156">
          <w:delText>Overall Hospital Quality Star Rating</w:delText>
        </w:r>
        <w:r w:rsidR="00832CBD" w:rsidDel="00A83156">
          <w:delText xml:space="preserve"> </w:delText>
        </w:r>
        <w:r w:rsidR="000318DD" w:rsidRPr="00A6237D" w:rsidDel="00A83156">
          <w:delText>as one of the predictor variables</w:delText>
        </w:r>
        <w:r w:rsidR="00647D1E" w:rsidDel="00A83156">
          <w:delText>. Quality</w:delText>
        </w:r>
        <w:r w:rsidR="000318DD" w:rsidRPr="00A6237D" w:rsidDel="00A83156">
          <w:delText xml:space="preserve"> has not been</w:delText>
        </w:r>
        <w:r w:rsidR="000A1463" w:rsidRPr="00A6237D" w:rsidDel="00A83156">
          <w:delText xml:space="preserve"> widely</w:delText>
        </w:r>
        <w:r w:rsidR="000318DD" w:rsidRPr="00A6237D" w:rsidDel="00A83156">
          <w:delText xml:space="preserve"> used </w:delText>
        </w:r>
        <w:r w:rsidR="000A1463" w:rsidRPr="00A6237D" w:rsidDel="00A83156">
          <w:delText>i</w:delText>
        </w:r>
        <w:r w:rsidR="000318DD" w:rsidRPr="00A6237D" w:rsidDel="00A83156">
          <w:delText xml:space="preserve">n </w:delText>
        </w:r>
        <w:r w:rsidR="00E16B31" w:rsidRPr="00A6237D" w:rsidDel="00A83156">
          <w:delText>former</w:delText>
        </w:r>
        <w:r w:rsidR="000318DD" w:rsidRPr="00A6237D" w:rsidDel="00A83156">
          <w:delText xml:space="preserve"> hospital bankruptcy </w:delText>
        </w:r>
        <w:r w:rsidR="00647D1E" w:rsidRPr="00A6237D" w:rsidDel="00A83156">
          <w:delText>studies</w:delText>
        </w:r>
        <w:r w:rsidR="00647D1E" w:rsidDel="00A83156">
          <w:delText>; however, w</w:delText>
        </w:r>
        <w:r w:rsidR="000A1463" w:rsidRPr="00A6237D" w:rsidDel="00A83156">
          <w:delText xml:space="preserve">e believe quality of care plays a </w:delText>
        </w:r>
        <w:r w:rsidR="00F51BB3" w:rsidRPr="00A6237D" w:rsidDel="00A83156">
          <w:delText xml:space="preserve">factor </w:delText>
        </w:r>
        <w:r w:rsidR="0037685F" w:rsidRPr="00A6237D" w:rsidDel="00A83156">
          <w:delText xml:space="preserve">in </w:delText>
        </w:r>
        <w:r w:rsidR="00F51BB3" w:rsidRPr="00A6237D" w:rsidDel="00A83156">
          <w:delText>determining hospitals’</w:delText>
        </w:r>
        <w:r w:rsidR="000A1463" w:rsidRPr="00A6237D" w:rsidDel="00A83156">
          <w:delText xml:space="preserve"> </w:delText>
        </w:r>
        <w:r w:rsidR="007727D0" w:rsidRPr="00A6237D" w:rsidDel="00A83156">
          <w:delText xml:space="preserve">financial </w:delText>
        </w:r>
        <w:r w:rsidR="00F51BB3" w:rsidRPr="00A6237D" w:rsidDel="00A83156">
          <w:delText>status</w:delText>
        </w:r>
        <w:r w:rsidR="007727D0" w:rsidRPr="00A6237D" w:rsidDel="00A83156">
          <w:delText xml:space="preserve">, especially in </w:delText>
        </w:r>
        <w:r w:rsidR="00AC58B4" w:rsidRPr="00A6237D" w:rsidDel="00A83156">
          <w:delText xml:space="preserve">the current </w:delText>
        </w:r>
        <w:r w:rsidR="007727D0" w:rsidRPr="00A6237D" w:rsidDel="00A83156">
          <w:delText>value-based care</w:delText>
        </w:r>
        <w:r w:rsidR="00CD2135" w:rsidRPr="00A6237D" w:rsidDel="00A83156">
          <w:delText xml:space="preserve"> context.</w:delText>
        </w:r>
        <w:r w:rsidR="007727D0" w:rsidRPr="00A6237D" w:rsidDel="00A83156">
          <w:delText xml:space="preserve"> </w:delText>
        </w:r>
        <w:r w:rsidR="00832CBD" w:rsidDel="00A83156">
          <w:delText xml:space="preserve">The star rating </w:delText>
        </w:r>
        <w:r w:rsidR="00647D1E" w:rsidDel="00A83156">
          <w:delText xml:space="preserve">is a </w:delText>
        </w:r>
        <w:r w:rsidR="00647D1E" w:rsidRPr="00647D1E" w:rsidDel="00A83156">
          <w:delText xml:space="preserve">composite score that reflects a hospital's performance across several </w:delText>
        </w:r>
        <w:r w:rsidR="00647D1E" w:rsidDel="00A83156">
          <w:delText>safety, efficiency, patient experience and effectiveness</w:delText>
        </w:r>
        <w:r w:rsidR="00647D1E" w:rsidRPr="00647D1E" w:rsidDel="00A83156">
          <w:delText xml:space="preserve"> metrics</w:delText>
        </w:r>
        <w:r w:rsidR="00647D1E" w:rsidDel="00A83156">
          <w:delText xml:space="preserve"> </w:delText>
        </w:r>
        <w:r w:rsidR="00832CBD" w:rsidRPr="00832CBD" w:rsidDel="00A83156">
          <w:delText xml:space="preserve">which </w:delText>
        </w:r>
        <w:r w:rsidR="00647D1E" w:rsidDel="00A83156">
          <w:delText>may be</w:delText>
        </w:r>
        <w:r w:rsidR="00832CBD" w:rsidRPr="00832CBD" w:rsidDel="00A83156">
          <w:delText xml:space="preserve"> linked to financial performance</w:delText>
        </w:r>
        <w:r w:rsidR="00647D1E" w:rsidDel="00A83156">
          <w:delText xml:space="preserve"> [</w:delText>
        </w:r>
      </w:del>
      <w:del w:id="455" w:author="Beauvais, Bradley M" w:date="2025-05-30T16:44:00Z" w16du:dateUtc="2025-05-30T21:44:00Z">
        <w:r w:rsidR="00647D1E" w:rsidDel="00B3679D">
          <w:delText>33</w:delText>
        </w:r>
      </w:del>
      <w:del w:id="456" w:author="Beauvais, Bradley M" w:date="2025-06-04T10:58:00Z" w16du:dateUtc="2025-06-04T15:58:00Z">
        <w:r w:rsidR="00647D1E" w:rsidDel="00A83156">
          <w:delText>]</w:delText>
        </w:r>
        <w:r w:rsidR="00832CBD" w:rsidRPr="00832CBD" w:rsidDel="00A83156">
          <w:delText>.</w:delText>
        </w:r>
        <w:r w:rsidR="00832CBD" w:rsidDel="00A83156">
          <w:delText xml:space="preserve"> </w:delText>
        </w:r>
      </w:del>
    </w:p>
    <w:p w14:paraId="30879A18" w14:textId="126F9577" w:rsidR="00546CF1" w:rsidRPr="00A6237D" w:rsidRDefault="00A83156" w:rsidP="00647D1E">
      <w:ins w:id="457" w:author="Beauvais, Bradley M" w:date="2025-06-04T10:58:00Z" w16du:dateUtc="2025-06-04T15:58:00Z">
        <w:r>
          <w:t xml:space="preserve">. </w:t>
        </w:r>
      </w:ins>
      <w:r w:rsidR="00546CF1" w:rsidRPr="00A6237D">
        <w:t xml:space="preserve">Through this analysis we seek to establish a foundation from which future research might be developed to construct </w:t>
      </w:r>
      <w:r w:rsidR="0085121A" w:rsidRPr="00A6237D">
        <w:t xml:space="preserve">explanatory and </w:t>
      </w:r>
      <w:r w:rsidR="00546CF1" w:rsidRPr="00A6237D">
        <w:t>predictive model</w:t>
      </w:r>
      <w:r w:rsidR="0085121A" w:rsidRPr="00A6237D">
        <w:t>s</w:t>
      </w:r>
      <w:r w:rsidR="00546CF1" w:rsidRPr="00A6237D">
        <w:t xml:space="preserve"> </w:t>
      </w:r>
      <w:r w:rsidR="0085121A" w:rsidRPr="00A6237D">
        <w:t>for</w:t>
      </w:r>
      <w:r w:rsidR="00546CF1" w:rsidRPr="00A6237D">
        <w:t xml:space="preserve"> </w:t>
      </w:r>
      <w:r w:rsidR="0085121A" w:rsidRPr="00A6237D">
        <w:t>hospital</w:t>
      </w:r>
      <w:r w:rsidR="00546CF1" w:rsidRPr="00A6237D">
        <w:t xml:space="preserve"> bankruptcy. With the important role hospitals serve in society, and recent changes in health policy and reimbursement in the United States, we consider it an important endeavor to clarify what might cause these organizations to succumb to financial pressures. This knowledge may help healthcare policy makers, hospital leaders, creditors, investors, and the public more clearly understand which hospitals are at risk and plan accordingly. </w:t>
      </w:r>
    </w:p>
    <w:p w14:paraId="5D2F62FC" w14:textId="22155489" w:rsidR="00546CF1" w:rsidRPr="00A6237D" w:rsidRDefault="00A47548" w:rsidP="00273BF7">
      <w:pPr>
        <w:pStyle w:val="Heading1"/>
      </w:pPr>
      <w:r>
        <w:t>3</w:t>
      </w:r>
      <w:r w:rsidR="00546CF1" w:rsidRPr="00A6237D">
        <w:t>. Methods</w:t>
      </w:r>
    </w:p>
    <w:p w14:paraId="6041D36F" w14:textId="7869C268" w:rsidR="00087904" w:rsidRPr="00D1258C" w:rsidRDefault="00A47548" w:rsidP="00723162">
      <w:pPr>
        <w:pStyle w:val="Heading2"/>
        <w:rPr>
          <w:iCs/>
        </w:rPr>
      </w:pPr>
      <w:r w:rsidRPr="00D1258C">
        <w:t>3</w:t>
      </w:r>
      <w:r w:rsidR="00087904" w:rsidRPr="00D1258C">
        <w:t>.1. Data, Unit of Observation</w:t>
      </w:r>
      <w:r w:rsidR="00205101">
        <w:t>,</w:t>
      </w:r>
      <w:r w:rsidR="00087904" w:rsidRPr="00D1258C">
        <w:t xml:space="preserve"> &amp; Sample Size</w:t>
      </w:r>
    </w:p>
    <w:p w14:paraId="58593598" w14:textId="38EFC6C4" w:rsidR="00087904" w:rsidRPr="00A6237D" w:rsidRDefault="00087904" w:rsidP="00273BF7">
      <w:pPr>
        <w:rPr>
          <w:rFonts w:eastAsia="Palatino Linotype" w:cs="Palatino Linotype"/>
          <w:color w:val="000000" w:themeColor="text1"/>
        </w:rPr>
      </w:pPr>
      <w:r w:rsidRPr="00A6237D">
        <w:t xml:space="preserve">Data were acquired by custom query from Definitive Healthcare for the years </w:t>
      </w:r>
      <w:r w:rsidR="00170D90" w:rsidRPr="005E258E">
        <w:t>20</w:t>
      </w:r>
      <w:r w:rsidR="00385A14" w:rsidRPr="005E258E">
        <w:t>0</w:t>
      </w:r>
      <w:r w:rsidR="00057505" w:rsidRPr="005E258E">
        <w:t>6</w:t>
      </w:r>
      <w:r w:rsidR="00385A14">
        <w:t xml:space="preserve"> </w:t>
      </w:r>
      <w:r w:rsidRPr="00A6237D">
        <w:t xml:space="preserve">through 2021 </w:t>
      </w:r>
      <w:r w:rsidRPr="00A6237D">
        <w:fldChar w:fldCharType="begin"/>
      </w:r>
      <w:r w:rsidR="00205101">
        <w:instrText xml:space="preserve"> ADDIN ZOTERO_ITEM CSL_CITATION {"citationID":"ijba12bh","properties":{"formattedCitation":"[29]","plainCitation":"[29]","dontUpdate":true,"noteIndex":0},"citationItems":[{"id":"9FzcfhFk/Uzsm009e","uris":["http://zotero.org/users/local/2kgMfbam/items/LRYTXEND"],"itemData":{"id":45,"type":"webpage","abstract":"Transform data, analytics and expertise into healthcare commercial intelligence. Uncover the right markets, opportunities and people to shape healthcare’s future.","language":"en","title":"Healthcare Analytics &amp; Provider Data | Definitive Healthcare","URL":"https://www.definitivehc.com/","accessed":{"date-parts":[["2024",1,31]]}}}],"schema":"https://github.com/citation-style-language/schema/raw/master/csl-citation.json"} </w:instrText>
      </w:r>
      <w:r w:rsidRPr="00A6237D">
        <w:fldChar w:fldCharType="separate"/>
      </w:r>
      <w:r w:rsidRPr="00A6237D">
        <w:t>[</w:t>
      </w:r>
      <w:del w:id="458" w:author="Beauvais, Bradley M" w:date="2025-05-30T16:44:00Z" w16du:dateUtc="2025-05-30T21:44:00Z">
        <w:r w:rsidR="00621547" w:rsidDel="00083A21">
          <w:delText>3</w:delText>
        </w:r>
        <w:r w:rsidR="00647D1E" w:rsidDel="00083A21">
          <w:delText>4</w:delText>
        </w:r>
      </w:del>
      <w:ins w:id="459" w:author="Beauvais, Bradley M" w:date="2025-05-30T16:44:00Z" w16du:dateUtc="2025-05-30T21:44:00Z">
        <w:r w:rsidR="00083A21">
          <w:t>27</w:t>
        </w:r>
      </w:ins>
      <w:r w:rsidRPr="00A6237D">
        <w:t>]</w:t>
      </w:r>
      <w:r w:rsidRPr="00A6237D">
        <w:fldChar w:fldCharType="end"/>
      </w:r>
      <w:r w:rsidRPr="00A6237D">
        <w:t xml:space="preserve">.  </w:t>
      </w:r>
      <w:r w:rsidRPr="00A6237D">
        <w:rPr>
          <w:rFonts w:cs="Times New Roman"/>
          <w:color w:val="000000" w:themeColor="text1"/>
        </w:rPr>
        <w:t xml:space="preserve">These data were joined by hospital identifier with the Centers for Medicare and Medicaid (CMS) Hospital Compare data </w:t>
      </w:r>
      <w:r w:rsidR="00A42BCF" w:rsidRPr="00A6237D">
        <w:rPr>
          <w:rFonts w:cs="Times New Roman"/>
          <w:color w:val="000000" w:themeColor="text1"/>
        </w:rPr>
        <w:fldChar w:fldCharType="begin"/>
      </w:r>
      <w:r w:rsidR="00205101">
        <w:rPr>
          <w:rFonts w:cs="Times New Roman"/>
          <w:color w:val="000000" w:themeColor="text1"/>
        </w:rPr>
        <w:instrText xml:space="preserve"> ADDIN ZOTERO_ITEM CSL_CITATION {"citationID":"jQkAS95o","properties":{"formattedCitation":"[30]","plainCitation":"[30]","dontUpdate":true,"noteIndex":0},"citationItems":[{"id":"9FzcfhFk/YKkgdxuS","uris":["http://zotero.org/users/local/2kgMfbam/items/KU7X27IL"],"itemData":{"id":66,"type":"webpage","title":"Find Healthcare Providers: Compare Care Near You | Medicare","URL":"https://www.medicare.gov/care-compare/?redirect=true&amp;providerType=Hospital.","accessed":{"date-parts":[["2024",1,31]]}}}],"schema":"https://github.com/citation-style-language/schema/raw/master/csl-citation.json"} </w:instrText>
      </w:r>
      <w:r w:rsidR="00A42BCF" w:rsidRPr="00A6237D">
        <w:rPr>
          <w:rFonts w:cs="Times New Roman"/>
          <w:color w:val="000000" w:themeColor="text1"/>
        </w:rPr>
        <w:fldChar w:fldCharType="separate"/>
      </w:r>
      <w:r w:rsidR="00A42BCF" w:rsidRPr="00A6237D">
        <w:t>[</w:t>
      </w:r>
      <w:del w:id="460" w:author="Beauvais, Bradley M" w:date="2025-05-30T16:44:00Z" w16du:dateUtc="2025-05-30T21:44:00Z">
        <w:r w:rsidR="00621547" w:rsidDel="00083A21">
          <w:delText>3</w:delText>
        </w:r>
        <w:r w:rsidR="00647D1E" w:rsidDel="00083A21">
          <w:delText>3</w:delText>
        </w:r>
      </w:del>
      <w:ins w:id="461" w:author="Beauvais, Bradley M" w:date="2025-05-30T16:44:00Z" w16du:dateUtc="2025-05-30T21:44:00Z">
        <w:r w:rsidR="00083A21">
          <w:t>28</w:t>
        </w:r>
      </w:ins>
      <w:r w:rsidR="00A42BCF" w:rsidRPr="00A6237D">
        <w:t>]</w:t>
      </w:r>
      <w:r w:rsidR="00A42BCF" w:rsidRPr="00A6237D">
        <w:rPr>
          <w:rFonts w:cs="Times New Roman"/>
          <w:color w:val="000000" w:themeColor="text1"/>
        </w:rPr>
        <w:fldChar w:fldCharType="end"/>
      </w:r>
      <w:r w:rsidR="00A301A2" w:rsidRPr="00A6237D">
        <w:rPr>
          <w:rFonts w:cs="Times New Roman"/>
          <w:color w:val="000000" w:themeColor="text1"/>
        </w:rPr>
        <w:t>.</w:t>
      </w:r>
      <w:r w:rsidRPr="00A6237D">
        <w:rPr>
          <w:rFonts w:cs="Times New Roman"/>
          <w:color w:val="000000" w:themeColor="text1"/>
        </w:rPr>
        <w:t xml:space="preserve"> Most of the financial data are available through CMS Hospital Provider Cost Reports </w:t>
      </w:r>
      <w:ins w:id="462" w:author="Beauvais, Bradley M" w:date="2025-05-30T16:44:00Z" w16du:dateUtc="2025-05-30T21:44:00Z">
        <w:r w:rsidR="001771C7">
          <w:rPr>
            <w:rFonts w:cs="Times New Roman"/>
            <w:color w:val="000000" w:themeColor="text1"/>
          </w:rPr>
          <w:t>[</w:t>
        </w:r>
      </w:ins>
      <w:del w:id="463" w:author="Beauvais, Bradley M" w:date="2025-05-30T16:44:00Z" w16du:dateUtc="2025-05-30T21:44:00Z">
        <w:r w:rsidR="00A301A2" w:rsidRPr="00A6237D" w:rsidDel="00083A21">
          <w:rPr>
            <w:rFonts w:cs="Times New Roman"/>
            <w:color w:val="000000" w:themeColor="text1"/>
          </w:rPr>
          <w:fldChar w:fldCharType="begin"/>
        </w:r>
        <w:r w:rsidR="00205101" w:rsidDel="00083A21">
          <w:rPr>
            <w:rFonts w:cs="Times New Roman"/>
            <w:color w:val="000000" w:themeColor="text1"/>
          </w:rPr>
          <w:delInstrText xml:space="preserve"> ADDIN ZOTERO_ITEM CSL_CITATION {"citationID":"OJkeyZiy","properties":{"formattedCitation":"[31]","plainCitation":"[31]","dontUpdate":true,"noteIndex":0},"citationItems":[{"id":"9FzcfhFk/2gwTFNLG","uris":["http://zotero.org/users/local/2kgMfbam/items/2DQYMKUT"],"itemData":{"id":58,"type":"webpage","title":"Hospital Provider Cost Report - Centers for Medicare &amp; Medicaid Services Data","URL":"https://data.cms.gov/provider-compliance/cost-report/hospital-provider-cost-report","accessed":{"date-parts":[["2024",1,31]]}}}],"schema":"https://github.com/citation-style-language/schema/raw/master/csl-citation.json"} </w:delInstrText>
        </w:r>
        <w:r w:rsidR="00A301A2" w:rsidRPr="00A6237D" w:rsidDel="00083A21">
          <w:rPr>
            <w:rFonts w:cs="Times New Roman"/>
            <w:color w:val="000000" w:themeColor="text1"/>
          </w:rPr>
          <w:fldChar w:fldCharType="separate"/>
        </w:r>
        <w:r w:rsidR="00A301A2" w:rsidRPr="00A6237D" w:rsidDel="00083A21">
          <w:delText>[</w:delText>
        </w:r>
        <w:r w:rsidR="00621547" w:rsidDel="00083A21">
          <w:delText>35</w:delText>
        </w:r>
        <w:r w:rsidR="00A301A2" w:rsidRPr="00A6237D" w:rsidDel="00083A21">
          <w:delText>]</w:delText>
        </w:r>
        <w:r w:rsidR="00A301A2" w:rsidRPr="00A6237D" w:rsidDel="00083A21">
          <w:rPr>
            <w:rFonts w:cs="Times New Roman"/>
            <w:color w:val="000000" w:themeColor="text1"/>
          </w:rPr>
          <w:fldChar w:fldCharType="end"/>
        </w:r>
      </w:del>
      <w:ins w:id="464" w:author="Beauvais, Bradley M" w:date="2025-05-30T16:44:00Z" w16du:dateUtc="2025-05-30T21:44:00Z">
        <w:r w:rsidR="00083A21" w:rsidRPr="00A6237D">
          <w:rPr>
            <w:rFonts w:cs="Times New Roman"/>
            <w:color w:val="000000" w:themeColor="text1"/>
          </w:rPr>
          <w:fldChar w:fldCharType="begin"/>
        </w:r>
        <w:r w:rsidR="00083A21">
          <w:rPr>
            <w:rFonts w:cs="Times New Roman"/>
            <w:color w:val="000000" w:themeColor="text1"/>
          </w:rPr>
          <w:instrText xml:space="preserve"> ADDIN ZOTERO_ITEM CSL_CITATION {"citationID":"OJkeyZiy","properties":{"formattedCitation":"[31]","plainCitation":"[31]","dontUpdate":true,"noteIndex":0},"citationItems":[{"id":"9FzcfhFk/2gwTFNLG","uris":["http://zotero.org/users/local/2kgMfbam/items/2DQYMKUT"],"itemData":{"id":58,"type":"webpage","title":"Hospital Provider Cost Report - Centers for Medicare &amp; Medicaid Services Data","URL":"https://data.cms.gov/provider-compliance/cost-report/hospital-provider-cost-report","accessed":{"date-parts":[["2024",1,31]]}}}],"schema":"https://github.com/citation-style-language/schema/raw/master/csl-citation.json"} </w:instrText>
        </w:r>
        <w:r w:rsidR="00083A21" w:rsidRPr="00A6237D">
          <w:rPr>
            <w:rFonts w:cs="Times New Roman"/>
            <w:color w:val="000000" w:themeColor="text1"/>
          </w:rPr>
          <w:fldChar w:fldCharType="separate"/>
        </w:r>
        <w:r w:rsidR="00083A21">
          <w:t>29</w:t>
        </w:r>
        <w:r w:rsidR="00083A21" w:rsidRPr="00A6237D">
          <w:t>]</w:t>
        </w:r>
        <w:r w:rsidR="00083A21" w:rsidRPr="00A6237D">
          <w:rPr>
            <w:rFonts w:cs="Times New Roman"/>
            <w:color w:val="000000" w:themeColor="text1"/>
          </w:rPr>
          <w:fldChar w:fldCharType="end"/>
        </w:r>
      </w:ins>
      <w:r w:rsidRPr="00A6237D">
        <w:rPr>
          <w:rFonts w:cs="Times New Roman"/>
          <w:color w:val="000000" w:themeColor="text1"/>
        </w:rPr>
        <w:t xml:space="preserve">, </w:t>
      </w:r>
      <w:r w:rsidR="00F46651" w:rsidRPr="00A6237D">
        <w:rPr>
          <w:rFonts w:cs="Times New Roman"/>
          <w:color w:val="000000" w:themeColor="text1"/>
        </w:rPr>
        <w:t>a</w:t>
      </w:r>
      <w:r w:rsidRPr="00A6237D">
        <w:rPr>
          <w:rFonts w:cs="Times New Roman"/>
          <w:color w:val="000000" w:themeColor="text1"/>
        </w:rPr>
        <w:t xml:space="preserve">lthough Definitive uses a parochial estimation model </w:t>
      </w:r>
      <w:r w:rsidRPr="00A6237D">
        <w:rPr>
          <w:rFonts w:cs="Times New Roman"/>
          <w:color w:val="000000" w:themeColor="text1"/>
        </w:rPr>
        <w:lastRenderedPageBreak/>
        <w:t>for facilities not reporting to CMS.</w:t>
      </w:r>
      <w:r w:rsidRPr="00A6237D">
        <w:t xml:space="preserve"> </w:t>
      </w:r>
      <w:bookmarkStart w:id="465" w:name="_Hlk173829968"/>
      <w:r w:rsidR="00282504" w:rsidRPr="00A6237D">
        <w:rPr>
          <w:rFonts w:eastAsia="Times New Roman" w:cs="Calibri"/>
        </w:rPr>
        <w:t xml:space="preserve">The initial sample size was 47,136 hospital-year observations of </w:t>
      </w:r>
      <w:r w:rsidR="00162780" w:rsidRPr="00A6237D">
        <w:rPr>
          <w:rFonts w:eastAsia="Times New Roman" w:cs="Calibri"/>
        </w:rPr>
        <w:t>short-term</w:t>
      </w:r>
      <w:r w:rsidR="00282504" w:rsidRPr="00A6237D">
        <w:rPr>
          <w:rFonts w:eastAsia="Times New Roman" w:cs="Calibri"/>
        </w:rPr>
        <w:t xml:space="preserve"> acute care </w:t>
      </w:r>
      <w:r w:rsidR="00282504" w:rsidRPr="00A6237D">
        <w:rPr>
          <w:rFonts w:eastAsia="Times New Roman"/>
        </w:rPr>
        <w:t>hospitals in the U.S. All Federal hospitals, including 172 Veterans Affairs, 26 Indian Health Service, and 31 Military Health System facilities, were excluded from our study sample due to a lack of numerous relevant data elements.</w:t>
      </w:r>
      <w:r w:rsidR="00282504" w:rsidRPr="00A6237D">
        <w:rPr>
          <w:rFonts w:eastAsia="Times New Roman" w:cs="Calibri"/>
        </w:rPr>
        <w:t xml:space="preserve"> After removing observations with missing columns and rows of 25% or more, the final sample size was 46,855 hospital-year observations, which equated to 3,196 hospitals. </w:t>
      </w:r>
      <w:r w:rsidRPr="00A6237D">
        <w:t>Of these hospitals, 71 had declared bankruptcy</w:t>
      </w:r>
      <w:r w:rsidR="002F6BC8" w:rsidRPr="00A6237D">
        <w:t xml:space="preserve"> </w:t>
      </w:r>
      <w:r w:rsidR="00E376B5" w:rsidRPr="00A6237D">
        <w:t>one or more times during the period</w:t>
      </w:r>
      <w:r w:rsidR="00A65152" w:rsidRPr="00A6237D">
        <w:t xml:space="preserve"> (only the first bankruptcy was used)</w:t>
      </w:r>
      <w:r w:rsidRPr="00A6237D">
        <w:t xml:space="preserve">. </w:t>
      </w:r>
      <w:r w:rsidR="00A65152" w:rsidRPr="00A6237D">
        <w:t xml:space="preserve">Thirty-four </w:t>
      </w:r>
      <w:r w:rsidRPr="00A6237D">
        <w:t>hospitals</w:t>
      </w:r>
      <w:r w:rsidR="00A65152" w:rsidRPr="00A6237D">
        <w:t xml:space="preserve"> </w:t>
      </w:r>
      <w:r w:rsidRPr="00A6237D">
        <w:t xml:space="preserve">did not have observations for all </w:t>
      </w:r>
      <w:proofErr w:type="gramStart"/>
      <w:r w:rsidRPr="00A6237D">
        <w:t>years</w:t>
      </w:r>
      <w:proofErr w:type="gramEnd"/>
      <w:r w:rsidRPr="00A6237D">
        <w:t xml:space="preserve"> due to closure, bankruptcy, opening, or other factors.</w:t>
      </w:r>
      <w:r w:rsidRPr="00A6237D">
        <w:rPr>
          <w:rFonts w:eastAsia="Palatino Linotype" w:cs="Palatino Linotype"/>
        </w:rPr>
        <w:t xml:space="preserve"> After eliminating thos</w:t>
      </w:r>
      <w:r w:rsidRPr="00A6237D">
        <w:rPr>
          <w:rFonts w:eastAsia="Palatino Linotype" w:cs="Palatino Linotype"/>
          <w:color w:val="000000" w:themeColor="text1"/>
        </w:rPr>
        <w:t xml:space="preserve">e facilities with greater than 20% missing columnar data, hospitals with fewer than three years of consecutive observations, and facilities located in U.S. territories, the set </w:t>
      </w:r>
      <w:r w:rsidR="00024494">
        <w:rPr>
          <w:rFonts w:eastAsia="Palatino Linotype" w:cs="Palatino Linotype"/>
          <w:color w:val="000000" w:themeColor="text1"/>
        </w:rPr>
        <w:t xml:space="preserve">was </w:t>
      </w:r>
      <w:r w:rsidRPr="00A6237D">
        <w:rPr>
          <w:rFonts w:eastAsia="Palatino Linotype" w:cs="Palatino Linotype"/>
          <w:color w:val="000000" w:themeColor="text1"/>
        </w:rPr>
        <w:t>reduced to</w:t>
      </w:r>
      <w:r w:rsidR="00A65152" w:rsidRPr="00A6237D">
        <w:rPr>
          <w:rFonts w:eastAsia="Palatino Linotype" w:cs="Palatino Linotype"/>
          <w:color w:val="000000" w:themeColor="text1"/>
        </w:rPr>
        <w:t xml:space="preserve"> </w:t>
      </w:r>
      <w:r w:rsidRPr="00A6237D">
        <w:rPr>
          <w:rFonts w:eastAsia="Palatino Linotype" w:cs="Palatino Linotype"/>
          <w:color w:val="000000" w:themeColor="text1"/>
        </w:rPr>
        <w:t>3,091 hospitals</w:t>
      </w:r>
      <w:r w:rsidR="007A6F86" w:rsidRPr="00A6237D">
        <w:rPr>
          <w:rFonts w:eastAsia="Palatino Linotype" w:cs="Palatino Linotype"/>
          <w:color w:val="000000" w:themeColor="text1"/>
        </w:rPr>
        <w:t xml:space="preserve"> </w:t>
      </w:r>
      <w:r w:rsidR="00E376B5" w:rsidRPr="00A6237D">
        <w:rPr>
          <w:rFonts w:eastAsia="Palatino Linotype" w:cs="Palatino Linotype"/>
          <w:color w:val="000000" w:themeColor="text1"/>
        </w:rPr>
        <w:t>with 65 unique bankruptcies</w:t>
      </w:r>
      <w:r w:rsidRPr="00A6237D">
        <w:rPr>
          <w:rFonts w:eastAsia="Palatino Linotype" w:cs="Palatino Linotype"/>
          <w:color w:val="000000" w:themeColor="text1"/>
        </w:rPr>
        <w:t xml:space="preserve">. </w:t>
      </w:r>
      <w:bookmarkEnd w:id="465"/>
    </w:p>
    <w:p w14:paraId="51E0FD05" w14:textId="0F50E785" w:rsidR="00205101" w:rsidRDefault="00205101" w:rsidP="00273BF7">
      <w:bookmarkStart w:id="466" w:name="_Hlk188417305"/>
      <w:r w:rsidRPr="00205101">
        <w:t xml:space="preserve">Our study leverages </w:t>
      </w:r>
      <w:r w:rsidR="00024494">
        <w:t>short-term</w:t>
      </w:r>
      <w:r w:rsidRPr="00205101">
        <w:t xml:space="preserve"> panel data, where the predictive framework inherently depends on the temporal nature of the dataset. Following methodologies like Ohlson </w:t>
      </w:r>
      <w:r w:rsidRPr="00C55AF1">
        <w:fldChar w:fldCharType="begin"/>
      </w:r>
      <w:r>
        <w:instrText xml:space="preserve"> ADDIN ZOTERO_ITEM CSL_CITATION {"citationID":"TtGYmBDG","properties":{"formattedCitation":"[10]","plainCitation":"[10]","dontUpdate":true,"noteIndex":0},"citationItems":[{"id":"9FzcfhFk/mbEw8XaR","uris":["http://zotero.org/users/local/2kgMfbam/items/3GQMJQSV"],"itemData":{"id":19,"type":"article-journal","container-title":"Journal of Accounting Research","DOI":"10.2307/2490395","ISSN":"0021-8456","issue":"1","note":"publisher: [Accounting Research Center, Booth School of Business, University of Chicago, Wiley]","page":"109-131","source":"JSTOR","title":"Financial Ratios and the Probabilistic Prediction of Bankruptcy","volume":"18","author":[{"family":"Ohlson","given":"James A."}],"issued":{"date-parts":[["1980"]]}}}],"schema":"https://github.com/citation-style-language/schema/raw/master/csl-citation.json"} </w:instrText>
      </w:r>
      <w:r w:rsidRPr="00C55AF1">
        <w:fldChar w:fldCharType="separate"/>
      </w:r>
      <w:r w:rsidRPr="00C55AF1">
        <w:t>[</w:t>
      </w:r>
      <w:r w:rsidRPr="007566A5">
        <w:t>13</w:t>
      </w:r>
      <w:r w:rsidRPr="00C55AF1">
        <w:t>]</w:t>
      </w:r>
      <w:r w:rsidRPr="00C55AF1">
        <w:fldChar w:fldCharType="end"/>
      </w:r>
      <w:r>
        <w:t xml:space="preserve"> </w:t>
      </w:r>
      <w:r w:rsidRPr="00205101">
        <w:t xml:space="preserve">and guidance from Dormann and Griffin </w:t>
      </w:r>
      <w:r>
        <w:fldChar w:fldCharType="begin"/>
      </w:r>
      <w:r>
        <w:instrText xml:space="preserve"> ADDIN ZOTERO_ITEM CSL_CITATION {"citationID":"R6os8qTn","properties":{"formattedCitation":"[30]","plainCitation":"[30]","noteIndex":0},"citationItems":[{"id":6479,"uris":["http://zotero.org/users/10626592/items/Q6HF685E"],"itemData":{"id":6479,"type":"article-journal","container-title":"Psychological methods","issue":"4","note":"publisher: American Psychological Association","page":"489","title":"Optimal time lags in panel studies.","volume":"20","author":[{"family":"Dormann","given":"Christian"},{"family":"Griffin","given":"Mark A"}],"issued":{"date-parts":[["2015"]]}}}],"schema":"https://github.com/citation-style-language/schema/raw/master/csl-citation.json"} </w:instrText>
      </w:r>
      <w:r>
        <w:fldChar w:fldCharType="separate"/>
      </w:r>
      <w:r w:rsidRPr="00205101">
        <w:t>[30]</w:t>
      </w:r>
      <w:r>
        <w:fldChar w:fldCharType="end"/>
      </w:r>
      <w:r>
        <w:t xml:space="preserve"> </w:t>
      </w:r>
      <w:r w:rsidRPr="00205101">
        <w:t xml:space="preserve">on optimal time lags, we focus on recent temporal observations to ensure robust predictions. The dataset spans 2006–2021 but is inherently ragged, as facilities with limited observations, particularly those bankrupt early in the period, could not contribute meaningfully to the analysis. By restricting the window to a three-year panel, we retained 65 facilities with sufficient data, minimizing bias associated with disproportionate exclusion of facilities with shorter histories. This design also aligns with </w:t>
      </w:r>
      <w:r w:rsidR="005002C4">
        <w:t>decay of influence (e.g., exponential decay)</w:t>
      </w:r>
      <w:r w:rsidRPr="00205101">
        <w:t xml:space="preserve"> where older observations have diminished predictive value. Furthermore, machine learning techniques employed, such as S</w:t>
      </w:r>
      <w:r>
        <w:t xml:space="preserve">upport </w:t>
      </w:r>
      <w:r w:rsidRPr="00205101">
        <w:t>V</w:t>
      </w:r>
      <w:r>
        <w:t xml:space="preserve">ector </w:t>
      </w:r>
      <w:r w:rsidRPr="00205101">
        <w:t>M</w:t>
      </w:r>
      <w:r>
        <w:t>achine (SVM)</w:t>
      </w:r>
      <w:r w:rsidRPr="00205101">
        <w:t xml:space="preserve"> and Perceptron, necessitate non-ragged data for matrix operations, making this approach both practical and methodologically sound. While we acknowledge the limitation of excluding longer temporal horizons, alternative methods, such as zero-inflated, left- and right-truncated survival analysis, </w:t>
      </w:r>
      <w:ins w:id="467" w:author="Aleksandar Tomic" w:date="2025-05-22T23:32:00Z">
        <w:r w:rsidR="000B6EA7">
          <w:t xml:space="preserve">as well as dynamic panel analysis, </w:t>
        </w:r>
      </w:ins>
      <w:r w:rsidRPr="00205101">
        <w:t>offer potential for future research to explore richer temporal dynamics. Our study prioritizes analytical rigor while balancing data constraints to advance predictive modeling in hospital management research.</w:t>
      </w:r>
    </w:p>
    <w:bookmarkEnd w:id="466"/>
    <w:p w14:paraId="246D4237" w14:textId="12A6294E" w:rsidR="000E6836" w:rsidRPr="00A6237D" w:rsidRDefault="00F4187F" w:rsidP="00273BF7">
      <w:r w:rsidRPr="00A6237D">
        <w:t>Vital</w:t>
      </w:r>
      <w:r w:rsidR="000E6836" w:rsidRPr="00A6237D">
        <w:t xml:space="preserve"> to note in this study is that </w:t>
      </w:r>
      <w:r w:rsidRPr="00A6237D">
        <w:t xml:space="preserve">unlike </w:t>
      </w:r>
      <w:r w:rsidR="00A16A90" w:rsidRPr="00A6237D">
        <w:t xml:space="preserve">many </w:t>
      </w:r>
      <w:r w:rsidRPr="00A6237D">
        <w:t>studies</w:t>
      </w:r>
      <w:r w:rsidR="002251E1" w:rsidRPr="00A6237D">
        <w:t>,</w:t>
      </w:r>
      <w:r w:rsidRPr="00A6237D">
        <w:t xml:space="preserve"> </w:t>
      </w:r>
      <w:r w:rsidR="000E6836" w:rsidRPr="00A6237D">
        <w:t xml:space="preserve">all unknowable, random predictors were lagged.  No </w:t>
      </w:r>
      <w:proofErr w:type="gramStart"/>
      <w:r w:rsidR="00A16A90" w:rsidRPr="00A6237D">
        <w:t>unknowable</w:t>
      </w:r>
      <w:proofErr w:type="gramEnd"/>
      <w:r w:rsidR="00A16A90" w:rsidRPr="00A6237D">
        <w:t xml:space="preserve"> </w:t>
      </w:r>
      <w:r w:rsidR="000E6836" w:rsidRPr="00A6237D">
        <w:t xml:space="preserve">information </w:t>
      </w:r>
      <w:ins w:id="468" w:author="Kruse, Scott" w:date="2025-05-23T15:17:00Z" w16du:dateUtc="2025-05-23T20:17:00Z">
        <w:r w:rsidR="00FE2FD5">
          <w:t>about</w:t>
        </w:r>
      </w:ins>
      <w:del w:id="469" w:author="Kruse, Scott" w:date="2025-05-23T15:17:00Z" w16du:dateUtc="2025-05-23T20:17:00Z">
        <w:r w:rsidRPr="00A6237D" w:rsidDel="00FE2FD5">
          <w:delText>for</w:delText>
        </w:r>
      </w:del>
      <w:r w:rsidR="00B07B46">
        <w:t xml:space="preserve"> bankruptcy at </w:t>
      </w:r>
      <w:r w:rsidRPr="00A6237D">
        <w:t>year</w:t>
      </w:r>
      <w:r w:rsidR="000E6836" w:rsidRPr="00A6237D">
        <w:t xml:space="preserve"> </w:t>
      </w:r>
      <w:r w:rsidRPr="00A6237D">
        <w:rPr>
          <w:i/>
          <w:iCs/>
        </w:rPr>
        <w:t>y</w:t>
      </w:r>
      <w:r w:rsidR="000E6836" w:rsidRPr="00A6237D">
        <w:t xml:space="preserve"> was used to predict</w:t>
      </w:r>
      <w:r w:rsidR="000E6836" w:rsidRPr="00A6237D">
        <w:rPr>
          <w:i/>
          <w:iCs/>
        </w:rPr>
        <w:t xml:space="preserve">.  </w:t>
      </w:r>
      <w:r w:rsidR="000E6836" w:rsidRPr="00A6237D">
        <w:t xml:space="preserve">Only information from </w:t>
      </w:r>
      <w:r w:rsidRPr="00A6237D">
        <w:t xml:space="preserve">year </w:t>
      </w:r>
      <w:r w:rsidRPr="00A6237D">
        <w:rPr>
          <w:i/>
          <w:iCs/>
        </w:rPr>
        <w:t>y</w:t>
      </w:r>
      <w:r w:rsidR="000E6836" w:rsidRPr="00A6237D">
        <w:rPr>
          <w:i/>
          <w:iCs/>
        </w:rPr>
        <w:t xml:space="preserve">-1 </w:t>
      </w:r>
      <w:r w:rsidR="000E6836" w:rsidRPr="00A6237D">
        <w:t xml:space="preserve">and </w:t>
      </w:r>
      <w:r w:rsidRPr="00A6237D">
        <w:rPr>
          <w:i/>
          <w:iCs/>
        </w:rPr>
        <w:t>y</w:t>
      </w:r>
      <w:r w:rsidR="000E6836" w:rsidRPr="00A6237D">
        <w:rPr>
          <w:i/>
          <w:iCs/>
        </w:rPr>
        <w:t>-2</w:t>
      </w:r>
      <w:r w:rsidR="000E6836" w:rsidRPr="00A6237D">
        <w:t xml:space="preserve"> were used to predict </w:t>
      </w:r>
      <w:r w:rsidR="00B07B46">
        <w:t xml:space="preserve">bankruptcy </w:t>
      </w:r>
      <w:r w:rsidR="004D24BB">
        <w:t xml:space="preserve">for year </w:t>
      </w:r>
      <w:r w:rsidR="004D24BB">
        <w:rPr>
          <w:i/>
          <w:iCs/>
        </w:rPr>
        <w:t>y</w:t>
      </w:r>
      <w:r w:rsidR="000E6836" w:rsidRPr="00A6237D">
        <w:t xml:space="preserve">.  </w:t>
      </w:r>
      <w:r w:rsidR="002251E1" w:rsidRPr="00A6237D">
        <w:t xml:space="preserve">This statement holds true for the </w:t>
      </w:r>
      <w:r w:rsidR="002A031B" w:rsidRPr="00A6237D">
        <w:t>model comparisons that follow</w:t>
      </w:r>
      <w:r w:rsidR="002251E1" w:rsidRPr="00A6237D">
        <w:t xml:space="preserve"> (e.g., Altman).  </w:t>
      </w:r>
      <w:r w:rsidR="002A031B" w:rsidRPr="00A6237D">
        <w:t xml:space="preserve">For example, </w:t>
      </w:r>
      <w:r w:rsidR="002251E1" w:rsidRPr="00A6237D">
        <w:t>Altman did not use lagged variables</w:t>
      </w:r>
      <w:r w:rsidR="002A031B" w:rsidRPr="00A6237D">
        <w:t xml:space="preserve"> in the initial model estimation; however, </w:t>
      </w:r>
      <w:r w:rsidR="002251E1" w:rsidRPr="00A6237D">
        <w:t xml:space="preserve">we </w:t>
      </w:r>
      <w:r w:rsidR="002A031B" w:rsidRPr="00A6237D">
        <w:t xml:space="preserve">used </w:t>
      </w:r>
      <w:r w:rsidR="002251E1" w:rsidRPr="00A6237D">
        <w:t xml:space="preserve">lagged variables to evaluate fairly </w:t>
      </w:r>
      <w:r w:rsidR="002A031B" w:rsidRPr="00A6237D">
        <w:t xml:space="preserve">the </w:t>
      </w:r>
      <w:proofErr w:type="gramStart"/>
      <w:r w:rsidR="002A031B" w:rsidRPr="00A6237D">
        <w:t>Z’’</w:t>
      </w:r>
      <w:proofErr w:type="gramEnd"/>
      <w:r w:rsidR="002A031B" w:rsidRPr="00A6237D">
        <w:t xml:space="preserve"> </w:t>
      </w:r>
      <w:r w:rsidR="002251E1" w:rsidRPr="00A6237D">
        <w:t>predictive capacity (both with the original coefficients and re-estimated coefficients)</w:t>
      </w:r>
      <w:r w:rsidR="0063008F" w:rsidRPr="00A6237D">
        <w:t xml:space="preserve">. </w:t>
      </w:r>
      <w:r w:rsidR="000E6836" w:rsidRPr="00A6237D">
        <w:t xml:space="preserve">In doing so, the model truly investigates </w:t>
      </w:r>
      <w:r w:rsidR="004D24BB">
        <w:t xml:space="preserve">ex-ante </w:t>
      </w:r>
      <w:r w:rsidR="000E6836" w:rsidRPr="00A6237D">
        <w:t xml:space="preserve">predictive capability, not posterior explanatory information.  </w:t>
      </w:r>
    </w:p>
    <w:p w14:paraId="7169F41D" w14:textId="51A63263" w:rsidR="00087904" w:rsidRPr="00A6237D" w:rsidRDefault="000E6836" w:rsidP="00273BF7">
      <w:r w:rsidRPr="00A6237D">
        <w:t>For these 3</w:t>
      </w:r>
      <w:r w:rsidR="00674292" w:rsidRPr="00A6237D">
        <w:t>,</w:t>
      </w:r>
      <w:r w:rsidRPr="00A6237D">
        <w:t xml:space="preserve">091 hospitals, three consecutive years of observations were included.  </w:t>
      </w:r>
      <w:r w:rsidR="00087904" w:rsidRPr="00A6237D">
        <w:t>For non-bankrupt hospitals, the starting year of observations was selected via random sampling. Then the two previous years of information were gathered to be used as potential predictors.</w:t>
      </w:r>
      <w:r w:rsidR="00F4187F" w:rsidRPr="00A6237D">
        <w:t xml:space="preserve"> </w:t>
      </w:r>
      <w:r w:rsidR="006A6219" w:rsidRPr="00A6237D">
        <w:t xml:space="preserve">Thus, the entire population of hospitals given the inclusion criteria were represented in the analysis.  </w:t>
      </w:r>
      <w:r w:rsidR="00087904" w:rsidRPr="00A6237D">
        <w:t xml:space="preserve">For those facilities entering bankruptcy in year </w:t>
      </w:r>
      <w:r w:rsidR="00087904" w:rsidRPr="00A6237D">
        <w:rPr>
          <w:i/>
          <w:iCs/>
        </w:rPr>
        <w:t>y</w:t>
      </w:r>
      <w:r w:rsidR="00087904" w:rsidRPr="00A6237D">
        <w:t xml:space="preserve">, data from years </w:t>
      </w:r>
      <w:r w:rsidR="00087904" w:rsidRPr="00A6237D">
        <w:rPr>
          <w:i/>
          <w:iCs/>
        </w:rPr>
        <w:t xml:space="preserve">y-1 </w:t>
      </w:r>
      <w:r w:rsidR="00087904" w:rsidRPr="00A6237D">
        <w:t xml:space="preserve">and </w:t>
      </w:r>
      <w:r w:rsidR="00087904" w:rsidRPr="00A6237D">
        <w:rPr>
          <w:i/>
          <w:iCs/>
        </w:rPr>
        <w:t>y-2</w:t>
      </w:r>
      <w:r w:rsidR="00087904" w:rsidRPr="00A6237D">
        <w:t xml:space="preserve"> served as potential predictors. Thus, bankrupt</w:t>
      </w:r>
      <w:r w:rsidR="00D85FBD">
        <w:t>cy</w:t>
      </w:r>
      <w:r w:rsidR="00087904" w:rsidRPr="00A6237D">
        <w:t xml:space="preserve"> status at year </w:t>
      </w:r>
      <w:r w:rsidR="00087904" w:rsidRPr="00A6237D">
        <w:rPr>
          <w:i/>
          <w:iCs/>
        </w:rPr>
        <w:t>y</w:t>
      </w:r>
      <w:r w:rsidR="00087904" w:rsidRPr="00A6237D">
        <w:t xml:space="preserve"> was modeled as a function of data gathered from year </w:t>
      </w:r>
      <w:r w:rsidR="00087904" w:rsidRPr="00A6237D">
        <w:rPr>
          <w:i/>
          <w:iCs/>
        </w:rPr>
        <w:t>y-1</w:t>
      </w:r>
      <w:r w:rsidR="00087904" w:rsidRPr="00A6237D">
        <w:t xml:space="preserve"> and year </w:t>
      </w:r>
      <w:r w:rsidR="00087904" w:rsidRPr="00A6237D">
        <w:rPr>
          <w:i/>
          <w:iCs/>
        </w:rPr>
        <w:t>y-2</w:t>
      </w:r>
      <w:r w:rsidR="00087904" w:rsidRPr="00A6237D">
        <w:t xml:space="preserve">.  </w:t>
      </w:r>
    </w:p>
    <w:p w14:paraId="08C6EBF5" w14:textId="6F3E3590" w:rsidR="00087904" w:rsidRPr="00D1258C" w:rsidRDefault="00A47548" w:rsidP="00723162">
      <w:pPr>
        <w:pStyle w:val="Heading2"/>
        <w:rPr>
          <w:rFonts w:eastAsia="Palatino Linotype"/>
          <w:iCs/>
        </w:rPr>
      </w:pPr>
      <w:r w:rsidRPr="00D1258C">
        <w:rPr>
          <w:rFonts w:eastAsia="Palatino Linotype"/>
        </w:rPr>
        <w:lastRenderedPageBreak/>
        <w:t>3</w:t>
      </w:r>
      <w:r w:rsidR="00087904" w:rsidRPr="00D1258C">
        <w:rPr>
          <w:rFonts w:eastAsia="Palatino Linotype"/>
        </w:rPr>
        <w:t>.2. Software</w:t>
      </w:r>
    </w:p>
    <w:p w14:paraId="780A72AB" w14:textId="0F7A4E4B" w:rsidR="00140CF3" w:rsidRPr="00A6237D" w:rsidRDefault="00140CF3" w:rsidP="009260D8">
      <w:r w:rsidRPr="00A6237D">
        <w:t xml:space="preserve">Python 3.X </w:t>
      </w:r>
      <w:r w:rsidR="00501EC6" w:rsidRPr="00A6237D">
        <w:fldChar w:fldCharType="begin"/>
      </w:r>
      <w:r w:rsidR="00205101">
        <w:instrText xml:space="preserve"> ADDIN ZOTERO_ITEM CSL_CITATION {"citationID":"6GFoZ62m","properties":{"formattedCitation":"[32]","plainCitation":"[32]","dontUpdate":true,"noteIndex":0},"citationItems":[{"id":"9FzcfhFk/k4cMQhDp","uris":["http://zotero.org/users/local/2kgMfbam/items/LU8GIA69"],"itemData":{"id":60,"type":"webpage","abstract":"The official home of the Python Programming Language","container-title":"Python.org","language":"en","title":"Python Release Python 3.8.2","URL":"https://www.python.org/downloads/release/python-382/","author":[{"family":"Van Rossum","given":"G"}],"accessed":{"date-parts":[["2024",1,31]]}}}],"schema":"https://github.com/citation-style-language/schema/raw/master/csl-citation.json"} </w:instrText>
      </w:r>
      <w:r w:rsidR="00501EC6" w:rsidRPr="00A6237D">
        <w:fldChar w:fldCharType="separate"/>
      </w:r>
      <w:r w:rsidR="00501EC6" w:rsidRPr="00A6237D">
        <w:t>[</w:t>
      </w:r>
      <w:del w:id="470" w:author="Beauvais, Bradley M" w:date="2025-05-30T16:47:00Z" w16du:dateUtc="2025-05-30T21:47:00Z">
        <w:r w:rsidR="00B46B99" w:rsidDel="001F78A9">
          <w:delText>36</w:delText>
        </w:r>
      </w:del>
      <w:ins w:id="471" w:author="Beauvais, Bradley M" w:date="2025-05-30T16:47:00Z" w16du:dateUtc="2025-05-30T21:47:00Z">
        <w:r w:rsidR="001F78A9">
          <w:t>31</w:t>
        </w:r>
      </w:ins>
      <w:r w:rsidR="00501EC6" w:rsidRPr="00A6237D">
        <w:t>]</w:t>
      </w:r>
      <w:r w:rsidR="00501EC6" w:rsidRPr="00A6237D">
        <w:fldChar w:fldCharType="end"/>
      </w:r>
      <w:r w:rsidRPr="00A6237D">
        <w:t xml:space="preserve"> and R </w:t>
      </w:r>
      <w:r w:rsidR="003014E7" w:rsidRPr="00A6237D">
        <w:fldChar w:fldCharType="begin"/>
      </w:r>
      <w:r w:rsidR="00205101">
        <w:instrText xml:space="preserve"> ADDIN ZOTERO_ITEM CSL_CITATION {"citationID":"TksvogGw","properties":{"formattedCitation":"[33]","plainCitation":"[33]","dontUpdate":true,"noteIndex":0},"citationItems":[{"id":"9FzcfhFk/ezVsDA5d","uris":["http://zotero.org/users/local/2kgMfbam/items/T5C8X5E4"],"itemData":{"id":62,"type":"webpage","title":"R: The R Project for Statistical Computing","URL":"https://www.r-project.org/","author":[{"family":"R Core","given":"Team"}],"accessed":{"date-parts":[["2024",1,31]]}}}],"schema":"https://github.com/citation-style-language/schema/raw/master/csl-citation.json"} </w:instrText>
      </w:r>
      <w:r w:rsidR="003014E7" w:rsidRPr="00A6237D">
        <w:fldChar w:fldCharType="separate"/>
      </w:r>
      <w:r w:rsidR="003014E7" w:rsidRPr="00A6237D">
        <w:t>[</w:t>
      </w:r>
      <w:del w:id="472" w:author="Beauvais, Bradley M" w:date="2025-05-30T16:47:00Z" w16du:dateUtc="2025-05-30T21:47:00Z">
        <w:r w:rsidR="00B46B99" w:rsidDel="001F78A9">
          <w:delText>37</w:delText>
        </w:r>
      </w:del>
      <w:ins w:id="473" w:author="Beauvais, Bradley M" w:date="2025-05-30T16:47:00Z" w16du:dateUtc="2025-05-30T21:47:00Z">
        <w:r w:rsidR="001F78A9">
          <w:t>32</w:t>
        </w:r>
      </w:ins>
      <w:r w:rsidR="003014E7" w:rsidRPr="00A6237D">
        <w:t>]</w:t>
      </w:r>
      <w:r w:rsidR="003014E7" w:rsidRPr="00A6237D">
        <w:fldChar w:fldCharType="end"/>
      </w:r>
      <w:r w:rsidR="003014E7">
        <w:t xml:space="preserve"> </w:t>
      </w:r>
      <w:r w:rsidRPr="00A6237D">
        <w:t xml:space="preserve">served as the analytical tools for both explanatory and predictive models.  R Studio (Posit) provided the integrated development environment. The individual packages and libraries used are cited online where available. </w:t>
      </w:r>
    </w:p>
    <w:p w14:paraId="43DDF32C" w14:textId="64A48889" w:rsidR="00140CF3" w:rsidRPr="00D1258C" w:rsidRDefault="00A47548" w:rsidP="00723162">
      <w:pPr>
        <w:pStyle w:val="Heading2"/>
        <w:rPr>
          <w:rFonts w:eastAsia="Palatino Linotype"/>
          <w:iCs/>
        </w:rPr>
      </w:pPr>
      <w:r w:rsidRPr="00D1258C">
        <w:t>3</w:t>
      </w:r>
      <w:r w:rsidR="00140CF3" w:rsidRPr="00D1258C">
        <w:t xml:space="preserve">.3. Variables - </w:t>
      </w:r>
      <w:r w:rsidR="00140CF3" w:rsidRPr="00D1258C">
        <w:rPr>
          <w:rFonts w:eastAsia="Palatino Linotype"/>
        </w:rPr>
        <w:t>Dependent Variable (DV)</w:t>
      </w:r>
    </w:p>
    <w:p w14:paraId="34C6ABF0" w14:textId="70750002" w:rsidR="00140CF3" w:rsidRPr="00A6237D" w:rsidRDefault="00140CF3" w:rsidP="009260D8">
      <w:r w:rsidRPr="00A6237D">
        <w:t xml:space="preserve">The dependent variable (DV) was bankrupt status, a Bernoulli trial. The coding for the DV </w:t>
      </w:r>
      <w:r w:rsidR="00BA3DD7">
        <w:t xml:space="preserve">is as </w:t>
      </w:r>
      <w:proofErr w:type="gramStart"/>
      <w:r w:rsidR="00BA3DD7">
        <w:t>expected</w:t>
      </w:r>
      <w:r w:rsidRPr="00A6237D">
        <w:t>: {</w:t>
      </w:r>
      <w:proofErr w:type="gramEnd"/>
      <w:r w:rsidRPr="00A6237D">
        <w:t>0= not bankrupt, 1=</w:t>
      </w:r>
      <w:proofErr w:type="gramStart"/>
      <w:r w:rsidRPr="00A6237D">
        <w:t>bankrupt}.</w:t>
      </w:r>
      <w:proofErr w:type="gramEnd"/>
      <w:r w:rsidRPr="00A6237D">
        <w:t xml:space="preserve">  </w:t>
      </w:r>
    </w:p>
    <w:p w14:paraId="4B7F76BC" w14:textId="60F64F32" w:rsidR="00DC6385" w:rsidRPr="00D1258C" w:rsidRDefault="00A47548" w:rsidP="00723162">
      <w:pPr>
        <w:pStyle w:val="Heading2"/>
        <w:rPr>
          <w:rFonts w:eastAsia="Palatino Linotype"/>
          <w:iCs/>
        </w:rPr>
      </w:pPr>
      <w:bookmarkStart w:id="474" w:name="_Hlk173835296"/>
      <w:bookmarkStart w:id="475" w:name="_Hlk173832352"/>
      <w:r w:rsidRPr="00D1258C">
        <w:t>3</w:t>
      </w:r>
      <w:r w:rsidR="00140CF3" w:rsidRPr="00D1258C">
        <w:t xml:space="preserve">.4. Variables - </w:t>
      </w:r>
      <w:r w:rsidR="00140CF3" w:rsidRPr="00D1258C">
        <w:rPr>
          <w:rFonts w:eastAsia="Palatino Linotype"/>
        </w:rPr>
        <w:t xml:space="preserve">Independent Variables (IVs) </w:t>
      </w:r>
      <w:r w:rsidR="00CC5A43" w:rsidRPr="00D1258C">
        <w:rPr>
          <w:rFonts w:eastAsia="Palatino Linotype"/>
        </w:rPr>
        <w:t>–</w:t>
      </w:r>
      <w:r w:rsidR="00140CF3" w:rsidRPr="00D1258C">
        <w:rPr>
          <w:rFonts w:eastAsia="Palatino Linotype"/>
        </w:rPr>
        <w:t xml:space="preserve"> </w:t>
      </w:r>
      <w:r w:rsidR="00CC5A43" w:rsidRPr="00D1258C">
        <w:rPr>
          <w:rFonts w:eastAsia="Palatino Linotype"/>
        </w:rPr>
        <w:t xml:space="preserve">Traditional Models </w:t>
      </w:r>
      <w:r w:rsidR="0090056C" w:rsidRPr="00D1258C">
        <w:rPr>
          <w:rFonts w:eastAsia="Palatino Linotype"/>
        </w:rPr>
        <w:tab/>
      </w:r>
    </w:p>
    <w:p w14:paraId="1254449D" w14:textId="3EBF0760" w:rsidR="00CC5A43" w:rsidRPr="00A6237D" w:rsidRDefault="00CC5A43" w:rsidP="009260D8">
      <w:r w:rsidRPr="00A6237D">
        <w:rPr>
          <w:rFonts w:eastAsia="Palatino Linotype" w:cs="Palatino Linotype"/>
        </w:rPr>
        <w:t xml:space="preserve">One set of predictors was Altman’s predictors of bankruptcy for </w:t>
      </w:r>
      <w:r w:rsidRPr="00A6237D">
        <w:rPr>
          <w:rFonts w:eastAsia="Palatino Linotype" w:cs="Palatino Linotype"/>
          <w:color w:val="000000" w:themeColor="text1"/>
        </w:rPr>
        <w:t xml:space="preserve">non-manufacturing firms (Equation </w:t>
      </w:r>
      <w:r w:rsidR="006B4049">
        <w:rPr>
          <w:rFonts w:eastAsia="Palatino Linotype" w:cs="Palatino Linotype"/>
          <w:color w:val="000000" w:themeColor="text1"/>
        </w:rPr>
        <w:t>1</w:t>
      </w:r>
      <w:r w:rsidRPr="00A6237D">
        <w:rPr>
          <w:rFonts w:eastAsia="Palatino Linotype" w:cs="Palatino Linotype"/>
          <w:color w:val="000000" w:themeColor="text1"/>
        </w:rPr>
        <w:t>).</w:t>
      </w:r>
      <w:r w:rsidR="00671263">
        <w:rPr>
          <w:rFonts w:eastAsia="Palatino Linotype" w:cs="Palatino Linotype"/>
          <w:color w:val="000000" w:themeColor="text1"/>
        </w:rPr>
        <w:t xml:space="preserve"> </w:t>
      </w:r>
      <w:r w:rsidRPr="00A6237D">
        <w:t>A second set of predictors were the Ohlson’s O-score independent variables</w:t>
      </w:r>
      <w:r w:rsidR="009E23D9" w:rsidRPr="00A6237D">
        <w:t xml:space="preserve"> (Equation </w:t>
      </w:r>
      <w:r w:rsidR="006B4049">
        <w:t>2</w:t>
      </w:r>
      <w:r w:rsidR="009E23D9" w:rsidRPr="00A6237D">
        <w:t>)</w:t>
      </w:r>
      <w:r w:rsidRPr="00A6237D">
        <w:t>.</w:t>
      </w:r>
      <w:r w:rsidR="00671263">
        <w:t xml:space="preserve"> </w:t>
      </w:r>
      <w:r w:rsidR="003C7726" w:rsidRPr="00A6237D">
        <w:t>A</w:t>
      </w:r>
      <w:r w:rsidR="00D66E43">
        <w:t>nd a</w:t>
      </w:r>
      <w:r w:rsidR="003C7726" w:rsidRPr="00A6237D">
        <w:t xml:space="preserve"> third set included Zmijewski’s Z Variables</w:t>
      </w:r>
      <w:r w:rsidR="007435DD">
        <w:t xml:space="preserve"> (Equation 3)</w:t>
      </w:r>
      <w:r w:rsidR="003C7726" w:rsidRPr="00A6237D">
        <w:t xml:space="preserve">. For their original models, we evaluated lags at </w:t>
      </w:r>
      <w:r w:rsidR="003C7726" w:rsidRPr="00A6237D">
        <w:rPr>
          <w:i/>
          <w:iCs/>
        </w:rPr>
        <w:t xml:space="preserve">y-1 </w:t>
      </w:r>
      <w:r w:rsidR="003C7726" w:rsidRPr="00A6237D">
        <w:t>only</w:t>
      </w:r>
      <w:r w:rsidR="00BC28FA">
        <w:t xml:space="preserve"> to provide true ex-ante </w:t>
      </w:r>
      <w:r w:rsidR="00E26A40">
        <w:t>predictions.</w:t>
      </w:r>
    </w:p>
    <w:p w14:paraId="3CB33AE4" w14:textId="77777777" w:rsidR="00323100" w:rsidRPr="00A6237D" w:rsidRDefault="00323100" w:rsidP="00323100"/>
    <w:p w14:paraId="1E746AF4" w14:textId="1A11ECB9" w:rsidR="0099216C" w:rsidRPr="00A6237D" w:rsidRDefault="0099216C" w:rsidP="00323100">
      <w:pPr>
        <w:pStyle w:val="Heading4"/>
        <w:rPr>
          <w:rFonts w:ascii="Palatino Linotype" w:hAnsi="Palatino Linotype"/>
        </w:rPr>
      </w:pPr>
      <w:r w:rsidRPr="00A6237D">
        <w:rPr>
          <w:rFonts w:ascii="Palatino Linotype" w:hAnsi="Palatino Linotype"/>
        </w:rPr>
        <w:t xml:space="preserve">Table 1.  </w:t>
      </w:r>
      <w:r w:rsidRPr="00A6237D">
        <w:rPr>
          <w:rFonts w:ascii="Palatino Linotype" w:hAnsi="Palatino Linotype"/>
          <w:noProof/>
          <w:snapToGrid w:val="0"/>
        </w:rPr>
        <w:t>Original predictors for Altman, Ohlson, and Zmijewski</w:t>
      </w:r>
    </w:p>
    <w:p w14:paraId="16E0D6B1" w14:textId="77777777" w:rsidR="009E23D9" w:rsidRPr="00A6237D" w:rsidRDefault="009E23D9" w:rsidP="009E23D9"/>
    <w:tbl>
      <w:tblPr>
        <w:tblStyle w:val="TableGrid"/>
        <w:tblW w:w="9990"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
        <w:gridCol w:w="2425"/>
        <w:gridCol w:w="180"/>
        <w:gridCol w:w="3780"/>
        <w:gridCol w:w="180"/>
        <w:gridCol w:w="3065"/>
        <w:gridCol w:w="180"/>
      </w:tblGrid>
      <w:tr w:rsidR="00C9037E" w:rsidRPr="00A6237D" w14:paraId="42FD903F" w14:textId="77777777" w:rsidTr="002E6613">
        <w:trPr>
          <w:gridAfter w:val="1"/>
          <w:wAfter w:w="180" w:type="dxa"/>
        </w:trPr>
        <w:tc>
          <w:tcPr>
            <w:tcW w:w="2605" w:type="dxa"/>
            <w:gridSpan w:val="2"/>
          </w:tcPr>
          <w:p w14:paraId="0F319E03" w14:textId="57C8AC9B" w:rsidR="009F0F86" w:rsidRPr="00FB0BC5" w:rsidRDefault="00E33000" w:rsidP="00273BF7">
            <w:pPr>
              <w:ind w:firstLine="0"/>
              <w:rPr>
                <w:b/>
                <w:bCs/>
                <w:sz w:val="16"/>
                <w:szCs w:val="16"/>
                <w:u w:val="single"/>
              </w:rPr>
            </w:pPr>
            <w:r w:rsidRPr="00A6237D">
              <w:rPr>
                <w:b/>
                <w:bCs/>
                <w:sz w:val="16"/>
                <w:szCs w:val="16"/>
              </w:rPr>
              <w:t xml:space="preserve">              </w:t>
            </w:r>
            <w:r w:rsidR="00D95AE5" w:rsidRPr="00A6237D">
              <w:rPr>
                <w:b/>
                <w:bCs/>
                <w:sz w:val="16"/>
                <w:szCs w:val="16"/>
              </w:rPr>
              <w:t xml:space="preserve"> </w:t>
            </w:r>
            <w:r w:rsidR="009F0F86" w:rsidRPr="00FB0BC5">
              <w:rPr>
                <w:b/>
                <w:bCs/>
                <w:sz w:val="16"/>
                <w:szCs w:val="16"/>
                <w:u w:val="single"/>
              </w:rPr>
              <w:t>Altman’s Z Variables</w:t>
            </w:r>
          </w:p>
        </w:tc>
        <w:tc>
          <w:tcPr>
            <w:tcW w:w="3960" w:type="dxa"/>
            <w:gridSpan w:val="2"/>
          </w:tcPr>
          <w:p w14:paraId="7D878824" w14:textId="1C019B52" w:rsidR="009F0F86" w:rsidRPr="00FB0BC5" w:rsidRDefault="00E33000" w:rsidP="009260D8">
            <w:pPr>
              <w:rPr>
                <w:b/>
                <w:bCs/>
                <w:sz w:val="16"/>
                <w:szCs w:val="16"/>
                <w:u w:val="single"/>
              </w:rPr>
            </w:pPr>
            <w:r w:rsidRPr="00A6237D">
              <w:rPr>
                <w:b/>
                <w:bCs/>
                <w:sz w:val="16"/>
                <w:szCs w:val="16"/>
              </w:rPr>
              <w:t xml:space="preserve">              </w:t>
            </w:r>
            <w:r w:rsidR="009F0F86" w:rsidRPr="00FB0BC5">
              <w:rPr>
                <w:b/>
                <w:bCs/>
                <w:sz w:val="16"/>
                <w:szCs w:val="16"/>
                <w:u w:val="single"/>
              </w:rPr>
              <w:t>Ohlson’s O Variables</w:t>
            </w:r>
          </w:p>
        </w:tc>
        <w:tc>
          <w:tcPr>
            <w:tcW w:w="3245" w:type="dxa"/>
            <w:gridSpan w:val="2"/>
          </w:tcPr>
          <w:p w14:paraId="537ECFFA" w14:textId="097553B4" w:rsidR="009F0F86" w:rsidRPr="00FB0BC5" w:rsidRDefault="009F0F86" w:rsidP="009260D8">
            <w:pPr>
              <w:rPr>
                <w:b/>
                <w:bCs/>
                <w:sz w:val="16"/>
                <w:szCs w:val="16"/>
                <w:u w:val="single"/>
              </w:rPr>
            </w:pPr>
            <w:r w:rsidRPr="00FB0BC5">
              <w:rPr>
                <w:b/>
                <w:bCs/>
                <w:sz w:val="16"/>
                <w:szCs w:val="16"/>
                <w:u w:val="single"/>
              </w:rPr>
              <w:t>Zmijewski’s Z Variables</w:t>
            </w:r>
          </w:p>
        </w:tc>
      </w:tr>
      <w:tr w:rsidR="00C9037E" w:rsidRPr="00A6237D" w14:paraId="2E19A179" w14:textId="77777777" w:rsidTr="002E6613">
        <w:trPr>
          <w:gridBefore w:val="1"/>
          <w:wBefore w:w="180" w:type="dxa"/>
        </w:trPr>
        <w:tc>
          <w:tcPr>
            <w:tcW w:w="2605" w:type="dxa"/>
            <w:gridSpan w:val="2"/>
          </w:tcPr>
          <w:p w14:paraId="1493A658" w14:textId="0C58A710" w:rsidR="009F0F86" w:rsidRPr="00A6237D" w:rsidRDefault="009C6BA9" w:rsidP="002E6613">
            <w:pPr>
              <w:ind w:firstLine="345"/>
              <w:rPr>
                <w:sz w:val="16"/>
                <w:szCs w:val="16"/>
              </w:rPr>
            </w:pPr>
            <m:oMathPara>
              <m:oMath>
                <m:r>
                  <m:rPr>
                    <m:sty m:val="p"/>
                  </m:rPr>
                  <w:rPr>
                    <w:rFonts w:ascii="Cambria Math" w:hAnsi="Cambria Math"/>
                    <w:sz w:val="16"/>
                    <w:szCs w:val="16"/>
                  </w:rPr>
                  <m:t>X1=</m:t>
                </m:r>
                <m:f>
                  <m:fPr>
                    <m:ctrlPr>
                      <w:rPr>
                        <w:rFonts w:ascii="Cambria Math" w:hAnsi="Cambria Math"/>
                        <w:iCs/>
                        <w:sz w:val="16"/>
                        <w:szCs w:val="16"/>
                      </w:rPr>
                    </m:ctrlPr>
                  </m:fPr>
                  <m:num>
                    <m:r>
                      <m:rPr>
                        <m:sty m:val="p"/>
                      </m:rPr>
                      <w:rPr>
                        <w:rFonts w:ascii="Cambria Math" w:hAnsi="Cambria Math"/>
                        <w:sz w:val="16"/>
                        <w:szCs w:val="16"/>
                      </w:rPr>
                      <m:t>Working Capital</m:t>
                    </m:r>
                  </m:num>
                  <m:den>
                    <m:r>
                      <m:rPr>
                        <m:sty m:val="p"/>
                      </m:rPr>
                      <w:rPr>
                        <w:rFonts w:ascii="Cambria Math" w:hAnsi="Cambria Math"/>
                        <w:sz w:val="16"/>
                        <w:szCs w:val="16"/>
                      </w:rPr>
                      <m:t>Total Assets (TA)</m:t>
                    </m:r>
                  </m:den>
                </m:f>
              </m:oMath>
            </m:oMathPara>
          </w:p>
        </w:tc>
        <w:tc>
          <w:tcPr>
            <w:tcW w:w="3960" w:type="dxa"/>
            <w:gridSpan w:val="2"/>
          </w:tcPr>
          <w:p w14:paraId="7F612F31" w14:textId="599788DB" w:rsidR="009F0F86" w:rsidRPr="00A6237D" w:rsidRDefault="009C6BA9" w:rsidP="009260D8">
            <w:pPr>
              <w:rPr>
                <w:iCs/>
                <w:sz w:val="16"/>
                <w:szCs w:val="16"/>
              </w:rPr>
            </w:pPr>
            <m:oMathPara>
              <m:oMath>
                <m:r>
                  <m:rPr>
                    <m:sty m:val="p"/>
                  </m:rPr>
                  <w:rPr>
                    <w:rFonts w:ascii="Cambria Math" w:hAnsi="Cambria Math"/>
                    <w:sz w:val="16"/>
                    <w:szCs w:val="16"/>
                  </w:rPr>
                  <m:t>O1=</m:t>
                </m:r>
                <m:f>
                  <m:fPr>
                    <m:ctrlPr>
                      <w:rPr>
                        <w:rFonts w:ascii="Cambria Math" w:hAnsi="Cambria Math"/>
                        <w:iCs/>
                        <w:sz w:val="16"/>
                        <w:szCs w:val="16"/>
                      </w:rPr>
                    </m:ctrlPr>
                  </m:fPr>
                  <m:num>
                    <m:r>
                      <m:rPr>
                        <m:sty m:val="p"/>
                      </m:rPr>
                      <w:rPr>
                        <w:rFonts w:ascii="Cambria Math" w:hAnsi="Cambria Math"/>
                        <w:sz w:val="16"/>
                        <w:szCs w:val="16"/>
                      </w:rPr>
                      <m:t>log⁡(Total Assets)</m:t>
                    </m:r>
                  </m:num>
                  <m:den>
                    <m:r>
                      <m:rPr>
                        <m:sty m:val="p"/>
                      </m:rPr>
                      <w:rPr>
                        <w:rFonts w:ascii="Cambria Math" w:hAnsi="Cambria Math"/>
                        <w:sz w:val="16"/>
                        <w:szCs w:val="16"/>
                      </w:rPr>
                      <m:t>Gross National Product  Price Level Index</m:t>
                    </m:r>
                  </m:den>
                </m:f>
              </m:oMath>
            </m:oMathPara>
          </w:p>
        </w:tc>
        <w:tc>
          <w:tcPr>
            <w:tcW w:w="3245" w:type="dxa"/>
            <w:gridSpan w:val="2"/>
          </w:tcPr>
          <w:p w14:paraId="4E5C77F7" w14:textId="5FBB17C8" w:rsidR="009F0F86" w:rsidRPr="00A6237D" w:rsidRDefault="009C6BA9" w:rsidP="009260D8">
            <w:pPr>
              <w:rPr>
                <w:iCs/>
                <w:sz w:val="16"/>
                <w:szCs w:val="16"/>
              </w:rPr>
            </w:pPr>
            <m:oMathPara>
              <m:oMath>
                <m:r>
                  <m:rPr>
                    <m:sty m:val="p"/>
                  </m:rPr>
                  <w:rPr>
                    <w:rFonts w:ascii="Cambria Math" w:hAnsi="Cambria Math"/>
                    <w:sz w:val="16"/>
                    <w:szCs w:val="16"/>
                  </w:rPr>
                  <m:t>Z1=O6=</m:t>
                </m:r>
                <m:f>
                  <m:fPr>
                    <m:ctrlPr>
                      <w:rPr>
                        <w:rFonts w:ascii="Cambria Math" w:hAnsi="Cambria Math"/>
                        <w:iCs/>
                        <w:sz w:val="16"/>
                        <w:szCs w:val="16"/>
                      </w:rPr>
                    </m:ctrlPr>
                  </m:fPr>
                  <m:num>
                    <m:r>
                      <m:rPr>
                        <m:sty m:val="p"/>
                      </m:rPr>
                      <w:rPr>
                        <w:rFonts w:ascii="Cambria Math" w:hAnsi="Cambria Math"/>
                        <w:sz w:val="16"/>
                        <w:szCs w:val="16"/>
                      </w:rPr>
                      <m:t>Net Income</m:t>
                    </m:r>
                  </m:num>
                  <m:den>
                    <m:r>
                      <m:rPr>
                        <m:sty m:val="p"/>
                      </m:rPr>
                      <w:rPr>
                        <w:rFonts w:ascii="Cambria Math" w:hAnsi="Cambria Math"/>
                        <w:sz w:val="16"/>
                        <w:szCs w:val="16"/>
                      </w:rPr>
                      <m:t>Total Assets (TA)</m:t>
                    </m:r>
                  </m:den>
                </m:f>
              </m:oMath>
            </m:oMathPara>
          </w:p>
        </w:tc>
      </w:tr>
      <w:tr w:rsidR="009F0F86" w:rsidRPr="00A6237D" w14:paraId="304BD79E" w14:textId="77777777" w:rsidTr="002E6613">
        <w:trPr>
          <w:gridBefore w:val="1"/>
          <w:wBefore w:w="180" w:type="dxa"/>
        </w:trPr>
        <w:tc>
          <w:tcPr>
            <w:tcW w:w="2605" w:type="dxa"/>
            <w:gridSpan w:val="2"/>
          </w:tcPr>
          <w:p w14:paraId="77B8DCBE" w14:textId="2F160ABF" w:rsidR="009F0F86" w:rsidRPr="00A6237D" w:rsidRDefault="009C6BA9" w:rsidP="002E6613">
            <w:pPr>
              <w:ind w:firstLine="345"/>
              <w:rPr>
                <w:iCs/>
                <w:sz w:val="16"/>
                <w:szCs w:val="16"/>
              </w:rPr>
            </w:pPr>
            <m:oMathPara>
              <m:oMath>
                <m:r>
                  <m:rPr>
                    <m:sty m:val="p"/>
                  </m:rPr>
                  <w:rPr>
                    <w:rFonts w:ascii="Cambria Math" w:hAnsi="Cambria Math"/>
                    <w:sz w:val="16"/>
                    <w:szCs w:val="16"/>
                  </w:rPr>
                  <m:t>X2=</m:t>
                </m:r>
                <m:f>
                  <m:fPr>
                    <m:ctrlPr>
                      <w:rPr>
                        <w:rFonts w:ascii="Cambria Math" w:hAnsi="Cambria Math"/>
                        <w:iCs/>
                        <w:sz w:val="16"/>
                        <w:szCs w:val="16"/>
                      </w:rPr>
                    </m:ctrlPr>
                  </m:fPr>
                  <m:num>
                    <m:r>
                      <m:rPr>
                        <m:sty m:val="p"/>
                      </m:rPr>
                      <w:rPr>
                        <w:rFonts w:ascii="Cambria Math" w:hAnsi="Cambria Math"/>
                        <w:sz w:val="16"/>
                        <w:szCs w:val="16"/>
                      </w:rPr>
                      <m:t>Retained Earnings</m:t>
                    </m:r>
                  </m:num>
                  <m:den>
                    <m:r>
                      <m:rPr>
                        <m:sty m:val="p"/>
                      </m:rPr>
                      <w:rPr>
                        <w:rFonts w:ascii="Cambria Math" w:hAnsi="Cambria Math"/>
                        <w:sz w:val="16"/>
                        <w:szCs w:val="16"/>
                      </w:rPr>
                      <m:t>Total Assets (TA)</m:t>
                    </m:r>
                  </m:den>
                </m:f>
              </m:oMath>
            </m:oMathPara>
          </w:p>
        </w:tc>
        <w:tc>
          <w:tcPr>
            <w:tcW w:w="3960" w:type="dxa"/>
            <w:gridSpan w:val="2"/>
          </w:tcPr>
          <w:p w14:paraId="09F94DB4" w14:textId="132CA23F" w:rsidR="009F0F86" w:rsidRPr="00A6237D" w:rsidRDefault="009C6BA9" w:rsidP="009260D8">
            <w:pPr>
              <w:rPr>
                <w:iCs/>
                <w:sz w:val="16"/>
                <w:szCs w:val="16"/>
              </w:rPr>
            </w:pPr>
            <m:oMathPara>
              <m:oMath>
                <m:r>
                  <m:rPr>
                    <m:sty m:val="p"/>
                  </m:rPr>
                  <w:rPr>
                    <w:rFonts w:ascii="Cambria Math" w:hAnsi="Cambria Math"/>
                    <w:sz w:val="16"/>
                    <w:szCs w:val="16"/>
                  </w:rPr>
                  <m:t>O2=Z2=</m:t>
                </m:r>
                <m:f>
                  <m:fPr>
                    <m:ctrlPr>
                      <w:rPr>
                        <w:rFonts w:ascii="Cambria Math" w:hAnsi="Cambria Math"/>
                        <w:iCs/>
                        <w:sz w:val="16"/>
                        <w:szCs w:val="16"/>
                      </w:rPr>
                    </m:ctrlPr>
                  </m:fPr>
                  <m:num>
                    <m:r>
                      <m:rPr>
                        <m:sty m:val="p"/>
                      </m:rPr>
                      <w:rPr>
                        <w:rFonts w:ascii="Cambria Math" w:hAnsi="Cambria Math"/>
                        <w:sz w:val="16"/>
                        <w:szCs w:val="16"/>
                      </w:rPr>
                      <m:t>Total Liabilities (TL)</m:t>
                    </m:r>
                  </m:num>
                  <m:den>
                    <m:r>
                      <m:rPr>
                        <m:sty m:val="p"/>
                      </m:rPr>
                      <w:rPr>
                        <w:rFonts w:ascii="Cambria Math" w:hAnsi="Cambria Math"/>
                        <w:sz w:val="16"/>
                        <w:szCs w:val="16"/>
                      </w:rPr>
                      <m:t>Total Assets</m:t>
                    </m:r>
                  </m:den>
                </m:f>
              </m:oMath>
            </m:oMathPara>
          </w:p>
        </w:tc>
        <w:tc>
          <w:tcPr>
            <w:tcW w:w="3245" w:type="dxa"/>
            <w:gridSpan w:val="2"/>
          </w:tcPr>
          <w:p w14:paraId="3C269C6D" w14:textId="18A08191" w:rsidR="009F0F86" w:rsidRPr="00A6237D" w:rsidRDefault="009C6BA9" w:rsidP="009260D8">
            <w:pPr>
              <w:rPr>
                <w:iCs/>
                <w:sz w:val="16"/>
                <w:szCs w:val="16"/>
              </w:rPr>
            </w:pPr>
            <m:oMathPara>
              <m:oMath>
                <m:r>
                  <m:rPr>
                    <m:sty m:val="p"/>
                  </m:rPr>
                  <w:rPr>
                    <w:rFonts w:ascii="Cambria Math" w:hAnsi="Cambria Math"/>
                    <w:sz w:val="16"/>
                    <w:szCs w:val="16"/>
                  </w:rPr>
                  <m:t>Z2=O2=</m:t>
                </m:r>
                <m:f>
                  <m:fPr>
                    <m:ctrlPr>
                      <w:rPr>
                        <w:rFonts w:ascii="Cambria Math" w:hAnsi="Cambria Math"/>
                        <w:iCs/>
                        <w:sz w:val="16"/>
                        <w:szCs w:val="16"/>
                      </w:rPr>
                    </m:ctrlPr>
                  </m:fPr>
                  <m:num>
                    <m:r>
                      <m:rPr>
                        <m:sty m:val="p"/>
                      </m:rPr>
                      <w:rPr>
                        <w:rFonts w:ascii="Cambria Math" w:hAnsi="Cambria Math"/>
                        <w:sz w:val="16"/>
                        <w:szCs w:val="16"/>
                      </w:rPr>
                      <m:t>Total Liabilities (TL)</m:t>
                    </m:r>
                  </m:num>
                  <m:den>
                    <m:r>
                      <m:rPr>
                        <m:sty m:val="p"/>
                      </m:rPr>
                      <w:rPr>
                        <w:rFonts w:ascii="Cambria Math" w:hAnsi="Cambria Math"/>
                        <w:sz w:val="16"/>
                        <w:szCs w:val="16"/>
                      </w:rPr>
                      <m:t>Total Assets (TA)</m:t>
                    </m:r>
                  </m:den>
                </m:f>
              </m:oMath>
            </m:oMathPara>
          </w:p>
        </w:tc>
      </w:tr>
      <w:tr w:rsidR="009F0F86" w:rsidRPr="00A6237D" w14:paraId="67819D50" w14:textId="77777777" w:rsidTr="002E6613">
        <w:trPr>
          <w:gridBefore w:val="1"/>
          <w:wBefore w:w="180" w:type="dxa"/>
        </w:trPr>
        <w:tc>
          <w:tcPr>
            <w:tcW w:w="2605" w:type="dxa"/>
            <w:gridSpan w:val="2"/>
          </w:tcPr>
          <w:p w14:paraId="689B8FF4" w14:textId="2012B72E" w:rsidR="009F0F86" w:rsidRPr="00A6237D" w:rsidRDefault="009C6BA9" w:rsidP="002E6613">
            <w:pPr>
              <w:ind w:firstLine="0"/>
              <w:rPr>
                <w:iCs/>
                <w:sz w:val="16"/>
                <w:szCs w:val="16"/>
              </w:rPr>
            </w:pPr>
            <m:oMathPara>
              <m:oMath>
                <m:r>
                  <m:rPr>
                    <m:sty m:val="p"/>
                  </m:rPr>
                  <w:rPr>
                    <w:rFonts w:ascii="Cambria Math" w:hAnsi="Cambria Math"/>
                    <w:sz w:val="16"/>
                    <w:szCs w:val="16"/>
                  </w:rPr>
                  <m:t>X3=</m:t>
                </m:r>
                <m:f>
                  <m:fPr>
                    <m:ctrlPr>
                      <w:rPr>
                        <w:rFonts w:ascii="Cambria Math" w:hAnsi="Cambria Math"/>
                        <w:iCs/>
                        <w:sz w:val="16"/>
                        <w:szCs w:val="16"/>
                      </w:rPr>
                    </m:ctrlPr>
                  </m:fPr>
                  <m:num>
                    <m:r>
                      <m:rPr>
                        <m:sty m:val="p"/>
                      </m:rPr>
                      <w:rPr>
                        <w:rFonts w:ascii="Cambria Math" w:hAnsi="Cambria Math"/>
                        <w:sz w:val="16"/>
                        <w:szCs w:val="16"/>
                      </w:rPr>
                      <m:t>EBITDA*</m:t>
                    </m:r>
                  </m:num>
                  <m:den>
                    <m:r>
                      <m:rPr>
                        <m:sty m:val="p"/>
                      </m:rPr>
                      <w:rPr>
                        <w:rFonts w:ascii="Cambria Math" w:hAnsi="Cambria Math"/>
                        <w:sz w:val="16"/>
                        <w:szCs w:val="16"/>
                      </w:rPr>
                      <m:t>Total Assets</m:t>
                    </m:r>
                  </m:den>
                </m:f>
              </m:oMath>
            </m:oMathPara>
          </w:p>
        </w:tc>
        <w:tc>
          <w:tcPr>
            <w:tcW w:w="3960" w:type="dxa"/>
            <w:gridSpan w:val="2"/>
          </w:tcPr>
          <w:p w14:paraId="32EE6F63" w14:textId="613A57CC" w:rsidR="009F0F86" w:rsidRPr="00A6237D" w:rsidRDefault="009C6BA9" w:rsidP="009260D8">
            <w:pPr>
              <w:rPr>
                <w:iCs/>
                <w:sz w:val="16"/>
                <w:szCs w:val="16"/>
              </w:rPr>
            </w:pPr>
            <m:oMathPara>
              <m:oMath>
                <m:r>
                  <m:rPr>
                    <m:sty m:val="p"/>
                  </m:rPr>
                  <w:rPr>
                    <w:rFonts w:ascii="Cambria Math" w:hAnsi="Cambria Math"/>
                    <w:sz w:val="16"/>
                    <w:szCs w:val="16"/>
                  </w:rPr>
                  <m:t>O3=</m:t>
                </m:r>
                <m:f>
                  <m:fPr>
                    <m:ctrlPr>
                      <w:rPr>
                        <w:rFonts w:ascii="Cambria Math" w:hAnsi="Cambria Math"/>
                        <w:iCs/>
                        <w:sz w:val="16"/>
                        <w:szCs w:val="16"/>
                      </w:rPr>
                    </m:ctrlPr>
                  </m:fPr>
                  <m:num>
                    <m:r>
                      <m:rPr>
                        <m:sty m:val="p"/>
                      </m:rPr>
                      <w:rPr>
                        <w:rFonts w:ascii="Cambria Math" w:hAnsi="Cambria Math"/>
                        <w:sz w:val="16"/>
                        <w:szCs w:val="16"/>
                      </w:rPr>
                      <m:t>Working Capital</m:t>
                    </m:r>
                  </m:num>
                  <m:den>
                    <m:r>
                      <m:rPr>
                        <m:sty m:val="p"/>
                      </m:rPr>
                      <w:rPr>
                        <w:rFonts w:ascii="Cambria Math" w:hAnsi="Cambria Math"/>
                        <w:sz w:val="16"/>
                        <w:szCs w:val="16"/>
                      </w:rPr>
                      <m:t>Total Assets (TA)</m:t>
                    </m:r>
                  </m:den>
                </m:f>
              </m:oMath>
            </m:oMathPara>
          </w:p>
        </w:tc>
        <w:tc>
          <w:tcPr>
            <w:tcW w:w="3245" w:type="dxa"/>
            <w:gridSpan w:val="2"/>
          </w:tcPr>
          <w:p w14:paraId="00340A73" w14:textId="1EF6B91B" w:rsidR="009F0F86" w:rsidRPr="00A6237D" w:rsidRDefault="009C6BA9" w:rsidP="009260D8">
            <w:pPr>
              <w:rPr>
                <w:iCs/>
                <w:sz w:val="16"/>
                <w:szCs w:val="16"/>
              </w:rPr>
            </w:pPr>
            <m:oMathPara>
              <m:oMath>
                <m:r>
                  <m:rPr>
                    <m:sty m:val="p"/>
                  </m:rPr>
                  <w:rPr>
                    <w:rFonts w:ascii="Cambria Math" w:hAnsi="Cambria Math"/>
                    <w:sz w:val="16"/>
                    <w:szCs w:val="16"/>
                  </w:rPr>
                  <m:t>Z3=</m:t>
                </m:r>
                <m:f>
                  <m:fPr>
                    <m:ctrlPr>
                      <w:rPr>
                        <w:rFonts w:ascii="Cambria Math" w:hAnsi="Cambria Math"/>
                        <w:iCs/>
                        <w:sz w:val="16"/>
                        <w:szCs w:val="16"/>
                      </w:rPr>
                    </m:ctrlPr>
                  </m:fPr>
                  <m:num>
                    <m:r>
                      <m:rPr>
                        <m:sty m:val="p"/>
                      </m:rPr>
                      <w:rPr>
                        <w:rFonts w:ascii="Cambria Math" w:hAnsi="Cambria Math"/>
                        <w:sz w:val="16"/>
                        <w:szCs w:val="16"/>
                      </w:rPr>
                      <m:t>1</m:t>
                    </m:r>
                  </m:num>
                  <m:den>
                    <m:r>
                      <m:rPr>
                        <m:sty m:val="p"/>
                      </m:rPr>
                      <w:rPr>
                        <w:rFonts w:ascii="Cambria Math" w:hAnsi="Cambria Math"/>
                        <w:sz w:val="16"/>
                        <w:szCs w:val="16"/>
                      </w:rPr>
                      <m:t>O4</m:t>
                    </m:r>
                  </m:den>
                </m:f>
                <m:r>
                  <m:rPr>
                    <m:sty m:val="p"/>
                  </m:rPr>
                  <w:rPr>
                    <w:rFonts w:ascii="Cambria Math" w:hAnsi="Cambria Math"/>
                    <w:sz w:val="16"/>
                    <w:szCs w:val="16"/>
                  </w:rPr>
                  <m:t>=</m:t>
                </m:r>
                <m:f>
                  <m:fPr>
                    <m:ctrlPr>
                      <w:rPr>
                        <w:rFonts w:ascii="Cambria Math" w:hAnsi="Cambria Math"/>
                        <w:sz w:val="16"/>
                        <w:szCs w:val="16"/>
                      </w:rPr>
                    </m:ctrlPr>
                  </m:fPr>
                  <m:num>
                    <m:r>
                      <m:rPr>
                        <m:sty m:val="p"/>
                      </m:rPr>
                      <w:rPr>
                        <w:rFonts w:ascii="Cambria Math" w:hAnsi="Cambria Math"/>
                        <w:sz w:val="16"/>
                        <w:szCs w:val="16"/>
                      </w:rPr>
                      <m:t>Current Assets (CA)</m:t>
                    </m:r>
                  </m:num>
                  <m:den>
                    <m:r>
                      <m:rPr>
                        <m:sty m:val="p"/>
                      </m:rPr>
                      <w:rPr>
                        <w:rFonts w:ascii="Cambria Math" w:hAnsi="Cambria Math"/>
                        <w:sz w:val="16"/>
                        <w:szCs w:val="16"/>
                      </w:rPr>
                      <m:t>Current Liabilities (CL)</m:t>
                    </m:r>
                  </m:den>
                </m:f>
              </m:oMath>
            </m:oMathPara>
          </w:p>
        </w:tc>
      </w:tr>
      <w:tr w:rsidR="009F0F86" w:rsidRPr="00A6237D" w14:paraId="0329A8ED" w14:textId="77777777" w:rsidTr="002E6613">
        <w:trPr>
          <w:gridBefore w:val="1"/>
          <w:wBefore w:w="180" w:type="dxa"/>
        </w:trPr>
        <w:tc>
          <w:tcPr>
            <w:tcW w:w="2605" w:type="dxa"/>
            <w:gridSpan w:val="2"/>
          </w:tcPr>
          <w:p w14:paraId="727D0776" w14:textId="55AC6BAE" w:rsidR="009F0F86" w:rsidRPr="00A6237D" w:rsidRDefault="009C6BA9" w:rsidP="002E6613">
            <w:pPr>
              <w:ind w:firstLine="345"/>
              <w:rPr>
                <w:iCs/>
                <w:sz w:val="16"/>
                <w:szCs w:val="16"/>
              </w:rPr>
            </w:pPr>
            <m:oMathPara>
              <m:oMath>
                <m:r>
                  <m:rPr>
                    <m:sty m:val="p"/>
                  </m:rPr>
                  <w:rPr>
                    <w:rFonts w:ascii="Cambria Math" w:hAnsi="Cambria Math"/>
                    <w:sz w:val="16"/>
                    <w:szCs w:val="16"/>
                  </w:rPr>
                  <m:t>X4=</m:t>
                </m:r>
                <m:f>
                  <m:fPr>
                    <m:ctrlPr>
                      <w:rPr>
                        <w:rFonts w:ascii="Cambria Math" w:hAnsi="Cambria Math"/>
                        <w:iCs/>
                        <w:sz w:val="16"/>
                        <w:szCs w:val="16"/>
                      </w:rPr>
                    </m:ctrlPr>
                  </m:fPr>
                  <m:num>
                    <m:r>
                      <m:rPr>
                        <m:sty m:val="p"/>
                      </m:rPr>
                      <w:rPr>
                        <w:rFonts w:ascii="Cambria Math" w:hAnsi="Cambria Math"/>
                        <w:sz w:val="16"/>
                        <w:szCs w:val="16"/>
                      </w:rPr>
                      <m:t>Market Value of Equity</m:t>
                    </m:r>
                  </m:num>
                  <m:den>
                    <m:r>
                      <m:rPr>
                        <m:sty m:val="p"/>
                      </m:rPr>
                      <w:rPr>
                        <w:rFonts w:ascii="Cambria Math" w:hAnsi="Cambria Math"/>
                        <w:sz w:val="16"/>
                        <w:szCs w:val="16"/>
                      </w:rPr>
                      <m:t>Total Assets</m:t>
                    </m:r>
                  </m:den>
                </m:f>
              </m:oMath>
            </m:oMathPara>
          </w:p>
        </w:tc>
        <w:tc>
          <w:tcPr>
            <w:tcW w:w="3960" w:type="dxa"/>
            <w:gridSpan w:val="2"/>
          </w:tcPr>
          <w:p w14:paraId="41943CB1" w14:textId="271BF451" w:rsidR="009F0F86" w:rsidRPr="00A6237D" w:rsidRDefault="009C6BA9" w:rsidP="009260D8">
            <w:pPr>
              <w:rPr>
                <w:iCs/>
                <w:sz w:val="16"/>
                <w:szCs w:val="16"/>
              </w:rPr>
            </w:pPr>
            <m:oMathPara>
              <m:oMath>
                <m:r>
                  <m:rPr>
                    <m:sty m:val="p"/>
                  </m:rPr>
                  <w:rPr>
                    <w:rFonts w:ascii="Cambria Math" w:hAnsi="Cambria Math"/>
                    <w:sz w:val="16"/>
                    <w:szCs w:val="16"/>
                  </w:rPr>
                  <m:t>O4=</m:t>
                </m:r>
                <m:f>
                  <m:fPr>
                    <m:ctrlPr>
                      <w:rPr>
                        <w:rFonts w:ascii="Cambria Math" w:hAnsi="Cambria Math"/>
                        <w:iCs/>
                        <w:sz w:val="16"/>
                        <w:szCs w:val="16"/>
                      </w:rPr>
                    </m:ctrlPr>
                  </m:fPr>
                  <m:num>
                    <m:r>
                      <m:rPr>
                        <m:sty m:val="p"/>
                      </m:rPr>
                      <w:rPr>
                        <w:rFonts w:ascii="Cambria Math" w:hAnsi="Cambria Math"/>
                        <w:sz w:val="16"/>
                        <w:szCs w:val="16"/>
                      </w:rPr>
                      <m:t>Current Liabilities (CL)</m:t>
                    </m:r>
                  </m:num>
                  <m:den>
                    <m:r>
                      <m:rPr>
                        <m:sty m:val="p"/>
                      </m:rPr>
                      <w:rPr>
                        <w:rFonts w:ascii="Cambria Math" w:hAnsi="Cambria Math"/>
                        <w:sz w:val="16"/>
                        <w:szCs w:val="16"/>
                      </w:rPr>
                      <m:t>Current Assets (CA)</m:t>
                    </m:r>
                  </m:den>
                </m:f>
              </m:oMath>
            </m:oMathPara>
          </w:p>
        </w:tc>
        <w:tc>
          <w:tcPr>
            <w:tcW w:w="3245" w:type="dxa"/>
            <w:gridSpan w:val="2"/>
          </w:tcPr>
          <w:p w14:paraId="6EE931D5" w14:textId="77777777" w:rsidR="009F0F86" w:rsidRPr="00A6237D" w:rsidRDefault="009F0F86" w:rsidP="009260D8">
            <w:pPr>
              <w:rPr>
                <w:iCs/>
                <w:sz w:val="16"/>
                <w:szCs w:val="16"/>
              </w:rPr>
            </w:pPr>
          </w:p>
        </w:tc>
      </w:tr>
      <w:tr w:rsidR="009F0F86" w:rsidRPr="00A6237D" w14:paraId="748617CB" w14:textId="77777777" w:rsidTr="002E6613">
        <w:trPr>
          <w:gridBefore w:val="1"/>
          <w:wBefore w:w="180" w:type="dxa"/>
        </w:trPr>
        <w:tc>
          <w:tcPr>
            <w:tcW w:w="2605" w:type="dxa"/>
            <w:gridSpan w:val="2"/>
          </w:tcPr>
          <w:p w14:paraId="704238FA" w14:textId="77777777" w:rsidR="009F0F86" w:rsidRPr="00A6237D" w:rsidRDefault="009F0F86" w:rsidP="002E6613">
            <w:pPr>
              <w:jc w:val="center"/>
              <w:rPr>
                <w:iCs/>
                <w:sz w:val="16"/>
                <w:szCs w:val="16"/>
              </w:rPr>
            </w:pPr>
          </w:p>
        </w:tc>
        <w:tc>
          <w:tcPr>
            <w:tcW w:w="3960" w:type="dxa"/>
            <w:gridSpan w:val="2"/>
          </w:tcPr>
          <w:p w14:paraId="3790C775" w14:textId="5954B6F0" w:rsidR="009F0F86" w:rsidRPr="00A6237D" w:rsidRDefault="009C6BA9" w:rsidP="009260D8">
            <w:pPr>
              <w:rPr>
                <w:iCs/>
                <w:sz w:val="16"/>
                <w:szCs w:val="16"/>
              </w:rPr>
            </w:pPr>
            <m:oMathPara>
              <m:oMath>
                <m:r>
                  <m:rPr>
                    <m:sty m:val="p"/>
                  </m:rPr>
                  <w:rPr>
                    <w:rFonts w:ascii="Cambria Math" w:hAnsi="Cambria Math"/>
                    <w:sz w:val="16"/>
                    <w:szCs w:val="16"/>
                  </w:rPr>
                  <m:t>O5=I</m:t>
                </m:r>
                <m:d>
                  <m:dPr>
                    <m:ctrlPr>
                      <w:rPr>
                        <w:rFonts w:ascii="Cambria Math" w:hAnsi="Cambria Math"/>
                        <w:iCs/>
                        <w:sz w:val="16"/>
                        <w:szCs w:val="16"/>
                      </w:rPr>
                    </m:ctrlPr>
                  </m:dPr>
                  <m:e>
                    <m:r>
                      <m:rPr>
                        <m:sty m:val="p"/>
                      </m:rPr>
                      <w:rPr>
                        <w:rFonts w:ascii="Cambria Math" w:hAnsi="Cambria Math"/>
                        <w:sz w:val="16"/>
                        <w:szCs w:val="16"/>
                      </w:rPr>
                      <m:t>Total Liabilites&gt;Total Assets</m:t>
                    </m:r>
                  </m:e>
                </m:d>
              </m:oMath>
            </m:oMathPara>
          </w:p>
        </w:tc>
        <w:tc>
          <w:tcPr>
            <w:tcW w:w="3245" w:type="dxa"/>
            <w:gridSpan w:val="2"/>
          </w:tcPr>
          <w:p w14:paraId="4840AEFE" w14:textId="77777777" w:rsidR="009F0F86" w:rsidRPr="00A6237D" w:rsidRDefault="009F0F86" w:rsidP="009260D8">
            <w:pPr>
              <w:rPr>
                <w:iCs/>
                <w:sz w:val="16"/>
                <w:szCs w:val="16"/>
              </w:rPr>
            </w:pPr>
          </w:p>
        </w:tc>
      </w:tr>
      <w:tr w:rsidR="009F0F86" w:rsidRPr="00A6237D" w14:paraId="1169394F" w14:textId="77777777" w:rsidTr="002E6613">
        <w:trPr>
          <w:gridBefore w:val="1"/>
          <w:wBefore w:w="180" w:type="dxa"/>
        </w:trPr>
        <w:tc>
          <w:tcPr>
            <w:tcW w:w="2605" w:type="dxa"/>
            <w:gridSpan w:val="2"/>
          </w:tcPr>
          <w:p w14:paraId="574BB890" w14:textId="77777777" w:rsidR="009F0F86" w:rsidRPr="00A6237D" w:rsidRDefault="009F0F86" w:rsidP="002E6613">
            <w:pPr>
              <w:jc w:val="center"/>
              <w:rPr>
                <w:iCs/>
                <w:sz w:val="16"/>
                <w:szCs w:val="16"/>
              </w:rPr>
            </w:pPr>
          </w:p>
        </w:tc>
        <w:tc>
          <w:tcPr>
            <w:tcW w:w="3960" w:type="dxa"/>
            <w:gridSpan w:val="2"/>
          </w:tcPr>
          <w:p w14:paraId="0EF442DC" w14:textId="404A3567" w:rsidR="009F0F86" w:rsidRPr="00A6237D" w:rsidRDefault="009C6BA9" w:rsidP="009260D8">
            <w:pPr>
              <w:rPr>
                <w:iCs/>
                <w:sz w:val="16"/>
                <w:szCs w:val="16"/>
              </w:rPr>
            </w:pPr>
            <m:oMathPara>
              <m:oMath>
                <m:r>
                  <m:rPr>
                    <m:sty m:val="p"/>
                  </m:rPr>
                  <w:rPr>
                    <w:rFonts w:ascii="Cambria Math" w:hAnsi="Cambria Math"/>
                    <w:sz w:val="16"/>
                    <w:szCs w:val="16"/>
                  </w:rPr>
                  <m:t>O6=</m:t>
                </m:r>
                <m:f>
                  <m:fPr>
                    <m:ctrlPr>
                      <w:rPr>
                        <w:rFonts w:ascii="Cambria Math" w:hAnsi="Cambria Math"/>
                        <w:iCs/>
                        <w:sz w:val="16"/>
                        <w:szCs w:val="16"/>
                      </w:rPr>
                    </m:ctrlPr>
                  </m:fPr>
                  <m:num>
                    <m:r>
                      <m:rPr>
                        <m:sty m:val="p"/>
                      </m:rPr>
                      <w:rPr>
                        <w:rFonts w:ascii="Cambria Math" w:hAnsi="Cambria Math"/>
                        <w:sz w:val="16"/>
                        <w:szCs w:val="16"/>
                      </w:rPr>
                      <m:t>Net Income</m:t>
                    </m:r>
                  </m:num>
                  <m:den>
                    <m:r>
                      <m:rPr>
                        <m:sty m:val="p"/>
                      </m:rPr>
                      <w:rPr>
                        <w:rFonts w:ascii="Cambria Math" w:hAnsi="Cambria Math"/>
                        <w:sz w:val="16"/>
                        <w:szCs w:val="16"/>
                      </w:rPr>
                      <m:t>Total Assets (TA)</m:t>
                    </m:r>
                  </m:den>
                </m:f>
              </m:oMath>
            </m:oMathPara>
          </w:p>
        </w:tc>
        <w:tc>
          <w:tcPr>
            <w:tcW w:w="3245" w:type="dxa"/>
            <w:gridSpan w:val="2"/>
          </w:tcPr>
          <w:p w14:paraId="4BB59D88" w14:textId="77777777" w:rsidR="009F0F86" w:rsidRPr="00A6237D" w:rsidRDefault="009F0F86" w:rsidP="009260D8">
            <w:pPr>
              <w:rPr>
                <w:iCs/>
                <w:sz w:val="16"/>
                <w:szCs w:val="16"/>
              </w:rPr>
            </w:pPr>
          </w:p>
        </w:tc>
      </w:tr>
      <w:tr w:rsidR="009F0F86" w:rsidRPr="00A6237D" w14:paraId="795F8B68" w14:textId="77777777" w:rsidTr="002E6613">
        <w:trPr>
          <w:gridBefore w:val="1"/>
          <w:wBefore w:w="180" w:type="dxa"/>
        </w:trPr>
        <w:tc>
          <w:tcPr>
            <w:tcW w:w="2605" w:type="dxa"/>
            <w:gridSpan w:val="2"/>
          </w:tcPr>
          <w:p w14:paraId="0CC84972" w14:textId="77777777" w:rsidR="009F0F86" w:rsidRPr="00A6237D" w:rsidRDefault="009F0F86" w:rsidP="009260D8">
            <w:pPr>
              <w:rPr>
                <w:iCs/>
                <w:sz w:val="16"/>
                <w:szCs w:val="16"/>
              </w:rPr>
            </w:pPr>
          </w:p>
        </w:tc>
        <w:tc>
          <w:tcPr>
            <w:tcW w:w="3960" w:type="dxa"/>
            <w:gridSpan w:val="2"/>
          </w:tcPr>
          <w:p w14:paraId="7AB6414C" w14:textId="49B11564" w:rsidR="009F0F86" w:rsidRPr="00A6237D" w:rsidRDefault="009C6BA9" w:rsidP="009260D8">
            <w:pPr>
              <w:rPr>
                <w:iCs/>
                <w:sz w:val="16"/>
                <w:szCs w:val="16"/>
              </w:rPr>
            </w:pPr>
            <m:oMathPara>
              <m:oMath>
                <m:r>
                  <m:rPr>
                    <m:sty m:val="p"/>
                  </m:rPr>
                  <w:rPr>
                    <w:rFonts w:ascii="Cambria Math" w:hAnsi="Cambria Math"/>
                    <w:sz w:val="16"/>
                    <w:szCs w:val="16"/>
                  </w:rPr>
                  <m:t>O7=</m:t>
                </m:r>
                <m:f>
                  <m:fPr>
                    <m:ctrlPr>
                      <w:rPr>
                        <w:rFonts w:ascii="Cambria Math" w:hAnsi="Cambria Math"/>
                        <w:iCs/>
                        <w:sz w:val="16"/>
                        <w:szCs w:val="16"/>
                      </w:rPr>
                    </m:ctrlPr>
                  </m:fPr>
                  <m:num>
                    <m:r>
                      <m:rPr>
                        <m:sty m:val="p"/>
                      </m:rPr>
                      <w:rPr>
                        <w:rFonts w:ascii="Cambria Math" w:hAnsi="Cambria Math"/>
                        <w:sz w:val="16"/>
                        <w:szCs w:val="16"/>
                      </w:rPr>
                      <m:t>Funds from Operations</m:t>
                    </m:r>
                  </m:num>
                  <m:den>
                    <m:r>
                      <m:rPr>
                        <m:sty m:val="p"/>
                      </m:rPr>
                      <w:rPr>
                        <w:rFonts w:ascii="Cambria Math" w:hAnsi="Cambria Math"/>
                        <w:sz w:val="16"/>
                        <w:szCs w:val="16"/>
                      </w:rPr>
                      <m:t>Total Liabilities (TL)</m:t>
                    </m:r>
                  </m:den>
                </m:f>
              </m:oMath>
            </m:oMathPara>
          </w:p>
        </w:tc>
        <w:tc>
          <w:tcPr>
            <w:tcW w:w="3245" w:type="dxa"/>
            <w:gridSpan w:val="2"/>
          </w:tcPr>
          <w:p w14:paraId="3CF40B3A" w14:textId="77777777" w:rsidR="009F0F86" w:rsidRPr="00A6237D" w:rsidRDefault="009F0F86" w:rsidP="009260D8">
            <w:pPr>
              <w:rPr>
                <w:iCs/>
                <w:sz w:val="16"/>
                <w:szCs w:val="16"/>
              </w:rPr>
            </w:pPr>
          </w:p>
        </w:tc>
      </w:tr>
      <w:tr w:rsidR="009F0F86" w:rsidRPr="00A6237D" w14:paraId="128E4C16" w14:textId="77777777" w:rsidTr="002E6613">
        <w:trPr>
          <w:gridBefore w:val="1"/>
          <w:wBefore w:w="180" w:type="dxa"/>
        </w:trPr>
        <w:tc>
          <w:tcPr>
            <w:tcW w:w="2605" w:type="dxa"/>
            <w:gridSpan w:val="2"/>
          </w:tcPr>
          <w:p w14:paraId="6173FEBA" w14:textId="77777777" w:rsidR="009F0F86" w:rsidRPr="00A6237D" w:rsidRDefault="009F0F86" w:rsidP="009260D8">
            <w:pPr>
              <w:rPr>
                <w:iCs/>
                <w:sz w:val="16"/>
                <w:szCs w:val="16"/>
              </w:rPr>
            </w:pPr>
          </w:p>
        </w:tc>
        <w:tc>
          <w:tcPr>
            <w:tcW w:w="3960" w:type="dxa"/>
            <w:gridSpan w:val="2"/>
          </w:tcPr>
          <w:p w14:paraId="3A001FC7" w14:textId="4516EF7B" w:rsidR="009F0F86" w:rsidRPr="00A6237D" w:rsidRDefault="009C6BA9" w:rsidP="009260D8">
            <w:pPr>
              <w:rPr>
                <w:iCs/>
                <w:sz w:val="16"/>
                <w:szCs w:val="16"/>
              </w:rPr>
            </w:pPr>
            <m:oMathPara>
              <m:oMath>
                <m:r>
                  <m:rPr>
                    <m:sty m:val="p"/>
                  </m:rPr>
                  <w:rPr>
                    <w:rFonts w:ascii="Cambria Math" w:hAnsi="Cambria Math"/>
                    <w:sz w:val="16"/>
                    <w:szCs w:val="16"/>
                  </w:rPr>
                  <m:t>O8=I(</m:t>
                </m:r>
                <m:sSub>
                  <m:sSubPr>
                    <m:ctrlPr>
                      <w:rPr>
                        <w:rFonts w:ascii="Cambria Math" w:hAnsi="Cambria Math"/>
                        <w:iCs/>
                        <w:sz w:val="16"/>
                        <w:szCs w:val="16"/>
                      </w:rPr>
                    </m:ctrlPr>
                  </m:sSubPr>
                  <m:e>
                    <m:r>
                      <m:rPr>
                        <m:sty m:val="p"/>
                      </m:rPr>
                      <w:rPr>
                        <w:rFonts w:ascii="Cambria Math" w:hAnsi="Cambria Math"/>
                        <w:sz w:val="16"/>
                        <w:szCs w:val="16"/>
                      </w:rPr>
                      <m:t xml:space="preserve">Net Loss </m:t>
                    </m:r>
                  </m:e>
                  <m:sub>
                    <m:r>
                      <m:rPr>
                        <m:sty m:val="p"/>
                      </m:rPr>
                      <w:rPr>
                        <w:rFonts w:ascii="Cambria Math" w:hAnsi="Cambria Math"/>
                        <w:sz w:val="16"/>
                        <w:szCs w:val="16"/>
                      </w:rPr>
                      <m:t>y-1</m:t>
                    </m:r>
                  </m:sub>
                </m:sSub>
                <m:r>
                  <m:rPr>
                    <m:sty m:val="p"/>
                  </m:rPr>
                  <w:rPr>
                    <w:rFonts w:ascii="Cambria Math" w:hAnsi="Cambria Math"/>
                    <w:sz w:val="16"/>
                    <w:szCs w:val="16"/>
                  </w:rPr>
                  <m:t>,</m:t>
                </m:r>
                <m:sSub>
                  <m:sSubPr>
                    <m:ctrlPr>
                      <w:rPr>
                        <w:rFonts w:ascii="Cambria Math" w:hAnsi="Cambria Math"/>
                        <w:iCs/>
                        <w:sz w:val="16"/>
                        <w:szCs w:val="16"/>
                      </w:rPr>
                    </m:ctrlPr>
                  </m:sSubPr>
                  <m:e>
                    <m:r>
                      <m:rPr>
                        <m:sty m:val="p"/>
                      </m:rPr>
                      <w:rPr>
                        <w:rFonts w:ascii="Cambria Math" w:hAnsi="Cambria Math"/>
                        <w:sz w:val="16"/>
                        <w:szCs w:val="16"/>
                      </w:rPr>
                      <m:t xml:space="preserve">Net Loss </m:t>
                    </m:r>
                  </m:e>
                  <m:sub>
                    <m:r>
                      <m:rPr>
                        <m:sty m:val="p"/>
                      </m:rPr>
                      <w:rPr>
                        <w:rFonts w:ascii="Cambria Math" w:hAnsi="Cambria Math"/>
                        <w:sz w:val="16"/>
                        <w:szCs w:val="16"/>
                      </w:rPr>
                      <m:t>y-2</m:t>
                    </m:r>
                  </m:sub>
                </m:sSub>
                <m:r>
                  <m:rPr>
                    <m:sty m:val="p"/>
                  </m:rPr>
                  <w:rPr>
                    <w:rFonts w:ascii="Cambria Math" w:hAnsi="Cambria Math"/>
                    <w:sz w:val="16"/>
                    <w:szCs w:val="16"/>
                  </w:rPr>
                  <m:t>)</m:t>
                </m:r>
              </m:oMath>
            </m:oMathPara>
          </w:p>
        </w:tc>
        <w:tc>
          <w:tcPr>
            <w:tcW w:w="3245" w:type="dxa"/>
            <w:gridSpan w:val="2"/>
          </w:tcPr>
          <w:p w14:paraId="31CFF8F3" w14:textId="77777777" w:rsidR="009F0F86" w:rsidRPr="00A6237D" w:rsidRDefault="009F0F86" w:rsidP="009260D8">
            <w:pPr>
              <w:rPr>
                <w:iCs/>
                <w:sz w:val="16"/>
                <w:szCs w:val="16"/>
              </w:rPr>
            </w:pPr>
          </w:p>
        </w:tc>
      </w:tr>
      <w:tr w:rsidR="00C9037E" w:rsidRPr="00A6237D" w14:paraId="4DA60E14" w14:textId="77777777" w:rsidTr="002E6613">
        <w:trPr>
          <w:gridBefore w:val="1"/>
          <w:wBefore w:w="180" w:type="dxa"/>
        </w:trPr>
        <w:tc>
          <w:tcPr>
            <w:tcW w:w="2605" w:type="dxa"/>
            <w:gridSpan w:val="2"/>
          </w:tcPr>
          <w:p w14:paraId="7809983E" w14:textId="77777777" w:rsidR="009F0F86" w:rsidRPr="00A6237D" w:rsidRDefault="009F0F86" w:rsidP="009260D8">
            <w:pPr>
              <w:rPr>
                <w:iCs/>
                <w:sz w:val="16"/>
                <w:szCs w:val="16"/>
              </w:rPr>
            </w:pPr>
          </w:p>
        </w:tc>
        <w:tc>
          <w:tcPr>
            <w:tcW w:w="3960" w:type="dxa"/>
            <w:gridSpan w:val="2"/>
          </w:tcPr>
          <w:p w14:paraId="232281D4" w14:textId="186839F8" w:rsidR="009F0F86" w:rsidRPr="00A6237D" w:rsidRDefault="009C6BA9" w:rsidP="009260D8">
            <w:pPr>
              <w:rPr>
                <w:iCs/>
                <w:sz w:val="16"/>
                <w:szCs w:val="16"/>
              </w:rPr>
            </w:pPr>
            <m:oMathPara>
              <m:oMath>
                <m:r>
                  <m:rPr>
                    <m:sty m:val="p"/>
                  </m:rPr>
                  <w:rPr>
                    <w:rFonts w:ascii="Cambria Math" w:hAnsi="Cambria Math"/>
                    <w:sz w:val="16"/>
                    <w:szCs w:val="16"/>
                  </w:rPr>
                  <m:t>O9=</m:t>
                </m:r>
                <m:f>
                  <m:fPr>
                    <m:ctrlPr>
                      <w:rPr>
                        <w:rFonts w:ascii="Cambria Math" w:hAnsi="Cambria Math"/>
                        <w:iCs/>
                        <w:sz w:val="16"/>
                        <w:szCs w:val="16"/>
                      </w:rPr>
                    </m:ctrlPr>
                  </m:fPr>
                  <m:num>
                    <m:sSub>
                      <m:sSubPr>
                        <m:ctrlPr>
                          <w:rPr>
                            <w:rFonts w:ascii="Cambria Math" w:hAnsi="Cambria Math"/>
                            <w:iCs/>
                            <w:sz w:val="16"/>
                            <w:szCs w:val="16"/>
                          </w:rPr>
                        </m:ctrlPr>
                      </m:sSubPr>
                      <m:e>
                        <m:r>
                          <m:rPr>
                            <m:sty m:val="p"/>
                          </m:rPr>
                          <w:rPr>
                            <w:rFonts w:ascii="Cambria Math" w:hAnsi="Cambria Math"/>
                            <w:sz w:val="16"/>
                            <w:szCs w:val="16"/>
                          </w:rPr>
                          <m:t>Net Income</m:t>
                        </m:r>
                      </m:e>
                      <m:sub>
                        <m:r>
                          <m:rPr>
                            <m:sty m:val="p"/>
                          </m:rPr>
                          <w:rPr>
                            <w:rFonts w:ascii="Cambria Math" w:hAnsi="Cambria Math"/>
                            <w:sz w:val="16"/>
                            <w:szCs w:val="16"/>
                          </w:rPr>
                          <m:t>y-1</m:t>
                        </m:r>
                      </m:sub>
                    </m:sSub>
                    <m:r>
                      <m:rPr>
                        <m:sty m:val="p"/>
                      </m:rPr>
                      <w:rPr>
                        <w:rFonts w:ascii="Cambria Math" w:hAnsi="Cambria Math"/>
                        <w:sz w:val="16"/>
                        <w:szCs w:val="16"/>
                      </w:rPr>
                      <m:t>-</m:t>
                    </m:r>
                    <m:sSub>
                      <m:sSubPr>
                        <m:ctrlPr>
                          <w:rPr>
                            <w:rFonts w:ascii="Cambria Math" w:hAnsi="Cambria Math"/>
                            <w:iCs/>
                            <w:sz w:val="16"/>
                            <w:szCs w:val="16"/>
                          </w:rPr>
                        </m:ctrlPr>
                      </m:sSubPr>
                      <m:e>
                        <m:r>
                          <m:rPr>
                            <m:sty m:val="p"/>
                          </m:rPr>
                          <w:rPr>
                            <w:rFonts w:ascii="Cambria Math" w:hAnsi="Cambria Math"/>
                            <w:sz w:val="16"/>
                            <w:szCs w:val="16"/>
                          </w:rPr>
                          <m:t>Net Income</m:t>
                        </m:r>
                      </m:e>
                      <m:sub>
                        <m:r>
                          <m:rPr>
                            <m:sty m:val="p"/>
                          </m:rPr>
                          <w:rPr>
                            <w:rFonts w:ascii="Cambria Math" w:hAnsi="Cambria Math"/>
                            <w:sz w:val="16"/>
                            <w:szCs w:val="16"/>
                          </w:rPr>
                          <m:t>y-2</m:t>
                        </m:r>
                      </m:sub>
                    </m:sSub>
                  </m:num>
                  <m:den>
                    <m:sSub>
                      <m:sSubPr>
                        <m:ctrlPr>
                          <w:rPr>
                            <w:rFonts w:ascii="Cambria Math" w:hAnsi="Cambria Math"/>
                            <w:iCs/>
                            <w:sz w:val="16"/>
                            <w:szCs w:val="16"/>
                          </w:rPr>
                        </m:ctrlPr>
                      </m:sSubPr>
                      <m:e>
                        <m:r>
                          <m:rPr>
                            <m:sty m:val="p"/>
                          </m:rPr>
                          <w:rPr>
                            <w:rFonts w:ascii="Cambria Math" w:hAnsi="Cambria Math"/>
                            <w:sz w:val="16"/>
                            <w:szCs w:val="16"/>
                          </w:rPr>
                          <m:t>|Net Income</m:t>
                        </m:r>
                      </m:e>
                      <m:sub>
                        <m:r>
                          <m:rPr>
                            <m:sty m:val="p"/>
                          </m:rPr>
                          <w:rPr>
                            <w:rFonts w:ascii="Cambria Math" w:hAnsi="Cambria Math"/>
                            <w:sz w:val="16"/>
                            <w:szCs w:val="16"/>
                          </w:rPr>
                          <m:t>y-1</m:t>
                        </m:r>
                      </m:sub>
                    </m:sSub>
                    <m:r>
                      <m:rPr>
                        <m:sty m:val="p"/>
                      </m:rPr>
                      <w:rPr>
                        <w:rFonts w:ascii="Cambria Math" w:hAnsi="Cambria Math"/>
                        <w:sz w:val="16"/>
                        <w:szCs w:val="16"/>
                      </w:rPr>
                      <m:t>|+|</m:t>
                    </m:r>
                    <m:sSub>
                      <m:sSubPr>
                        <m:ctrlPr>
                          <w:rPr>
                            <w:rFonts w:ascii="Cambria Math" w:hAnsi="Cambria Math"/>
                            <w:iCs/>
                            <w:sz w:val="16"/>
                            <w:szCs w:val="16"/>
                          </w:rPr>
                        </m:ctrlPr>
                      </m:sSubPr>
                      <m:e>
                        <m:r>
                          <m:rPr>
                            <m:sty m:val="p"/>
                          </m:rPr>
                          <w:rPr>
                            <w:rFonts w:ascii="Cambria Math" w:hAnsi="Cambria Math"/>
                            <w:sz w:val="16"/>
                            <w:szCs w:val="16"/>
                          </w:rPr>
                          <m:t>Net Income</m:t>
                        </m:r>
                      </m:e>
                      <m:sub>
                        <m:r>
                          <m:rPr>
                            <m:sty m:val="p"/>
                          </m:rPr>
                          <w:rPr>
                            <w:rFonts w:ascii="Cambria Math" w:hAnsi="Cambria Math"/>
                            <w:sz w:val="16"/>
                            <w:szCs w:val="16"/>
                          </w:rPr>
                          <m:t>y-2</m:t>
                        </m:r>
                      </m:sub>
                    </m:sSub>
                    <m:r>
                      <m:rPr>
                        <m:sty m:val="p"/>
                      </m:rPr>
                      <w:rPr>
                        <w:rFonts w:ascii="Cambria Math" w:hAnsi="Cambria Math"/>
                        <w:sz w:val="16"/>
                        <w:szCs w:val="16"/>
                      </w:rPr>
                      <m:t>|</m:t>
                    </m:r>
                  </m:den>
                </m:f>
              </m:oMath>
            </m:oMathPara>
          </w:p>
        </w:tc>
        <w:tc>
          <w:tcPr>
            <w:tcW w:w="3245" w:type="dxa"/>
            <w:gridSpan w:val="2"/>
          </w:tcPr>
          <w:p w14:paraId="7DDB6CDE" w14:textId="77777777" w:rsidR="009F0F86" w:rsidRPr="00A6237D" w:rsidRDefault="009F0F86" w:rsidP="009260D8">
            <w:pPr>
              <w:rPr>
                <w:iCs/>
                <w:sz w:val="16"/>
                <w:szCs w:val="16"/>
              </w:rPr>
            </w:pPr>
          </w:p>
        </w:tc>
      </w:tr>
    </w:tbl>
    <w:p w14:paraId="32596FF0" w14:textId="77777777" w:rsidR="008C2CE1" w:rsidRPr="00A6237D" w:rsidRDefault="008C2CE1" w:rsidP="009260D8">
      <w:pPr>
        <w:rPr>
          <w:sz w:val="16"/>
          <w:szCs w:val="16"/>
        </w:rPr>
      </w:pPr>
    </w:p>
    <w:p w14:paraId="772544B2" w14:textId="7F09B45E" w:rsidR="009F0F86" w:rsidRPr="00A6237D" w:rsidRDefault="0099216C" w:rsidP="009260D8">
      <w:pPr>
        <w:rPr>
          <w:sz w:val="16"/>
          <w:szCs w:val="16"/>
        </w:rPr>
      </w:pPr>
      <w:r w:rsidRPr="00A6237D">
        <w:rPr>
          <w:sz w:val="16"/>
          <w:szCs w:val="16"/>
        </w:rPr>
        <w:t>*EBITDA=Earnings Before Interest, Tax, Depreciation and Amortization</w:t>
      </w:r>
    </w:p>
    <w:p w14:paraId="4FA30E40" w14:textId="0C76B306" w:rsidR="00A16A90" w:rsidRPr="00A6237D" w:rsidRDefault="00A16A90" w:rsidP="00D206FE">
      <w:bookmarkStart w:id="476" w:name="_Hlk173827741"/>
      <w:bookmarkEnd w:id="474"/>
      <w:bookmarkEnd w:id="475"/>
    </w:p>
    <w:p w14:paraId="0E8CB673" w14:textId="77777777" w:rsidR="00AA6F57" w:rsidRPr="00E21AC2" w:rsidRDefault="00AA6F57" w:rsidP="00AA6F57">
      <w:bookmarkStart w:id="477" w:name="_Hlk174688181"/>
      <w:r w:rsidRPr="00E21AC2">
        <w:t>A final set of predictors was chosen for an alternative, hospital-specific model.  The variables in Table 1 plus numerous independent variables were included in the study to account for the variation in hospital bankruptcy associated with various individual hospital and hospital market characteristics, including the number of hospital discharges, adjusted patient days, number of staffed beds, hospital ownership type (for profit vs. not-for-profit), government-operated or not, average daily census, average length of stay, local hospital market concentration (as measured via the Herfindahl–Hirschman</w:t>
      </w:r>
      <w:r w:rsidRPr="00E21AC2">
        <w:rPr>
          <w:i/>
          <w:iCs/>
        </w:rPr>
        <w:t xml:space="preserve"> </w:t>
      </w:r>
      <w:r w:rsidRPr="00E21AC2">
        <w:t>Index</w:t>
      </w:r>
      <w:r w:rsidRPr="00E21AC2">
        <w:rPr>
          <w:rFonts w:eastAsia="Arial" w:cs="Arial"/>
        </w:rPr>
        <w:t>),</w:t>
      </w:r>
      <w:r w:rsidRPr="00E21AC2">
        <w:t xml:space="preserve"> the hospital case mix index, the medical case mix index, the surgical case mix index, the Complications or Comorbidities (CC) and Major Complications or Comorbidities (MCC) rate, the bed utilization rate, the labor compensation ratio, urban or rural location, Medicare percent payer mix, Medicaid percent payer mix, the hospital serious complication rate, the Hospital Value Based Purchasing Total Performance Score, </w:t>
      </w:r>
      <w:r w:rsidRPr="00E21AC2">
        <w:lastRenderedPageBreak/>
        <w:t>and the Hospital Consumer Assessment of Healthcare Providers and Systems Star Rating. The variable selection procedure is forthcoming.</w:t>
      </w:r>
      <w:bookmarkEnd w:id="477"/>
    </w:p>
    <w:bookmarkEnd w:id="476"/>
    <w:p w14:paraId="3F4B6B2A" w14:textId="73FF70B5" w:rsidR="00C64EE4" w:rsidRPr="00A6237D" w:rsidRDefault="00A47548" w:rsidP="00273BF7">
      <w:pPr>
        <w:pStyle w:val="Heading1"/>
      </w:pPr>
      <w:r>
        <w:t>4</w:t>
      </w:r>
      <w:r w:rsidR="00C64EE4" w:rsidRPr="00A6237D">
        <w:t xml:space="preserve">. </w:t>
      </w:r>
      <w:del w:id="478" w:author="Beauvais, Bradley M" w:date="2025-06-04T12:28:00Z" w16du:dateUtc="2025-06-04T17:28:00Z">
        <w:r w:rsidR="0054476A" w:rsidRPr="00A6237D" w:rsidDel="00B3364A">
          <w:delText xml:space="preserve">Methods &amp; </w:delText>
        </w:r>
      </w:del>
      <w:r w:rsidR="0054476A" w:rsidRPr="00A6237D">
        <w:t>Models</w:t>
      </w:r>
    </w:p>
    <w:p w14:paraId="6D189EBB" w14:textId="77777777" w:rsidR="00752078" w:rsidRPr="00A6237D" w:rsidRDefault="00752078" w:rsidP="009260D8"/>
    <w:p w14:paraId="1FAEE8DD" w14:textId="1BCFB43D" w:rsidR="00752078" w:rsidRPr="00A6237D" w:rsidRDefault="00752078" w:rsidP="009260D8">
      <w:r w:rsidRPr="00A6237D">
        <w:t>The process diagram for the entirety of the analysis is shown in Figure 1</w:t>
      </w:r>
      <w:r w:rsidR="00CD238C" w:rsidRPr="00A6237D">
        <w:t xml:space="preserve"> below</w:t>
      </w:r>
      <w:r w:rsidRPr="00A6237D">
        <w:t xml:space="preserve">.  </w:t>
      </w:r>
    </w:p>
    <w:p w14:paraId="5DD6CBCC" w14:textId="77777777" w:rsidR="00752078" w:rsidRPr="00A6237D" w:rsidRDefault="00752078" w:rsidP="009260D8"/>
    <w:p w14:paraId="5E5F6E74" w14:textId="15E1D352" w:rsidR="00752078" w:rsidRPr="00A6237D" w:rsidRDefault="00752078" w:rsidP="00273BF7">
      <w:pPr>
        <w:pStyle w:val="Heading4"/>
        <w:rPr>
          <w:rFonts w:ascii="Palatino Linotype" w:hAnsi="Palatino Linotype"/>
        </w:rPr>
      </w:pPr>
      <w:r w:rsidRPr="00A6237D">
        <w:rPr>
          <w:rFonts w:ascii="Palatino Linotype" w:hAnsi="Palatino Linotype"/>
        </w:rPr>
        <w:t xml:space="preserve">Figure 1.  Process diagram for the analytical flowchart.  </w:t>
      </w:r>
    </w:p>
    <w:p w14:paraId="2D0D2A53" w14:textId="77777777" w:rsidR="00CD238C" w:rsidRPr="00A6237D" w:rsidRDefault="00CD238C" w:rsidP="007566A5"/>
    <w:p w14:paraId="664807C5" w14:textId="2BCAF57D" w:rsidR="00752078" w:rsidRPr="00A6237D" w:rsidRDefault="00CC2314" w:rsidP="000A077C">
      <w:pPr>
        <w:ind w:firstLine="0"/>
      </w:pPr>
      <w:r w:rsidRPr="00AC2ABD">
        <w:rPr>
          <w:noProof/>
        </w:rPr>
        <w:drawing>
          <wp:inline distT="0" distB="0" distL="0" distR="0" wp14:anchorId="243873EF" wp14:editId="0EF2FAF8">
            <wp:extent cx="5715000" cy="2419350"/>
            <wp:effectExtent l="0" t="0" r="0" b="0"/>
            <wp:docPr id="76006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2419350"/>
                    </a:xfrm>
                    <a:prstGeom prst="rect">
                      <a:avLst/>
                    </a:prstGeom>
                    <a:noFill/>
                    <a:ln>
                      <a:noFill/>
                    </a:ln>
                  </pic:spPr>
                </pic:pic>
              </a:graphicData>
            </a:graphic>
          </wp:inline>
        </w:drawing>
      </w:r>
    </w:p>
    <w:p w14:paraId="2D058CAA" w14:textId="77777777" w:rsidR="00752078" w:rsidRPr="00A6237D" w:rsidRDefault="00752078" w:rsidP="009700CA"/>
    <w:p w14:paraId="63D5F6F1" w14:textId="3DE22B75" w:rsidR="00752078" w:rsidRPr="00A6237D" w:rsidRDefault="00752078" w:rsidP="009700CA">
      <w:r w:rsidRPr="00A6237D">
        <w:t>In Figure 1, pre-cleaned and transformed data were loaded and merged with the census data for geographical plotting.</w:t>
      </w:r>
      <w:r w:rsidR="00CF16E4" w:rsidRPr="00A6237D">
        <w:t xml:space="preserve"> The number of </w:t>
      </w:r>
      <w:r w:rsidR="001F2224">
        <w:t>hospitals included in the study</w:t>
      </w:r>
      <w:r w:rsidR="00CF16E4" w:rsidRPr="00A6237D">
        <w:t xml:space="preserve"> was 3</w:t>
      </w:r>
      <w:r w:rsidR="00F72E73" w:rsidRPr="00A6237D">
        <w:t>,</w:t>
      </w:r>
      <w:r w:rsidR="00CF16E4" w:rsidRPr="00A6237D">
        <w:t>091.</w:t>
      </w:r>
      <w:r w:rsidRPr="00A6237D">
        <w:t xml:space="preserve"> Descriptives and correlations were generated</w:t>
      </w:r>
      <w:r w:rsidR="00E33333" w:rsidRPr="00A6237D">
        <w:t>, and features were engineered (e.g., dichotomous quality indicator).</w:t>
      </w:r>
      <w:r w:rsidR="00B46B99">
        <w:t xml:space="preserve"> </w:t>
      </w:r>
      <w:r w:rsidR="005B6492" w:rsidRPr="00A6237D">
        <w:t xml:space="preserve">Noticeably missing is the investigation of transformations.  We investigated power transformations (e.g., Box-Cox) along with many other engineering efforts; however, our intent was to keep the models as interpretable as possible.  Thus, we avoided the infinite number of transformations available outside of discretization and scaling in favor of interpretability.  </w:t>
      </w:r>
    </w:p>
    <w:p w14:paraId="3C1C1E8E" w14:textId="3E7435B3" w:rsidR="00D60E07" w:rsidRPr="00A6237D" w:rsidRDefault="00AE1EB9" w:rsidP="009260D8">
      <w:bookmarkStart w:id="479" w:name="_Hlk173761728"/>
      <w:r>
        <w:t>Part of the process</w:t>
      </w:r>
      <w:r w:rsidR="009700CA" w:rsidRPr="00A6237D">
        <w:t xml:space="preserve"> </w:t>
      </w:r>
      <w:r w:rsidR="005B6492" w:rsidRPr="00A6237D">
        <w:t xml:space="preserve">involved the building of training and test sets. </w:t>
      </w:r>
      <w:del w:id="480" w:author="Brad Beauvais" w:date="2025-05-23T10:43:00Z" w16du:dateUtc="2025-05-23T15:43:00Z">
        <w:r w:rsidR="005B6492" w:rsidRPr="00A6237D" w:rsidDel="00097772">
          <w:delText xml:space="preserve">  </w:delText>
        </w:r>
      </w:del>
      <w:r w:rsidR="00A22141" w:rsidRPr="00A6237D">
        <w:t>To evaluate</w:t>
      </w:r>
      <w:r w:rsidR="006D77CB" w:rsidRPr="00A6237D">
        <w:t xml:space="preserve"> the</w:t>
      </w:r>
      <w:r w:rsidR="00A22141" w:rsidRPr="00A6237D">
        <w:t xml:space="preserve"> predictive capability of the models, the hospitals were </w:t>
      </w:r>
      <w:r w:rsidR="00BA34E8" w:rsidRPr="00A6237D">
        <w:t xml:space="preserve">initially </w:t>
      </w:r>
      <w:r w:rsidR="00A22141" w:rsidRPr="00A6237D">
        <w:t xml:space="preserve">split into a 50% training set and a 50% test set using a pseudo-random </w:t>
      </w:r>
      <w:proofErr w:type="gramStart"/>
      <w:r w:rsidR="00A22141" w:rsidRPr="00A6237D">
        <w:t>number</w:t>
      </w:r>
      <w:proofErr w:type="gramEnd"/>
      <w:r w:rsidR="00A22141" w:rsidRPr="00A6237D">
        <w:t xml:space="preserve"> seed and stratification based on bankruptcy status. </w:t>
      </w:r>
      <w:r w:rsidR="00B64792" w:rsidRPr="00A6237D">
        <w:t xml:space="preserve"> </w:t>
      </w:r>
      <w:r w:rsidR="00A22141" w:rsidRPr="00A6237D">
        <w:t>Since the data were highly imbalanced, stratification ensured that a (nearly) equal number of bankrupt observations were in both groups.</w:t>
      </w:r>
      <w:bookmarkStart w:id="481" w:name="_Hlk173761021"/>
      <w:r w:rsidR="00A22141" w:rsidRPr="00A6237D">
        <w:t xml:space="preserve"> </w:t>
      </w:r>
    </w:p>
    <w:p w14:paraId="34B553AB" w14:textId="5704FD48" w:rsidR="00933B2A" w:rsidRPr="00A6237D" w:rsidRDefault="00933B2A" w:rsidP="009260D8">
      <w:bookmarkStart w:id="482" w:name="_Hlk173763054"/>
      <w:r w:rsidRPr="00A6237D">
        <w:t xml:space="preserve">The initial split was chosen because of the small number of bankruptcies available in the data (65 total) and the need to rebalance the training set. K-fold cross-validation (which </w:t>
      </w:r>
      <w:r w:rsidRPr="00A6237D">
        <w:rPr>
          <w:i/>
          <w:iCs/>
        </w:rPr>
        <w:t>was</w:t>
      </w:r>
      <w:r w:rsidRPr="00A6237D">
        <w:t xml:space="preserve"> used on the training set</w:t>
      </w:r>
      <w:r w:rsidR="00B64792" w:rsidRPr="00A6237D">
        <w:t>s</w:t>
      </w:r>
      <w:r w:rsidRPr="00A6237D">
        <w:t xml:space="preserve"> for </w:t>
      </w:r>
      <w:r w:rsidR="00B64792" w:rsidRPr="00A6237D">
        <w:t>alternative model variable selection</w:t>
      </w:r>
      <w:r w:rsidRPr="00A6237D">
        <w:t>) was not used on the entirety of the data as it require</w:t>
      </w:r>
      <w:r w:rsidR="001937C1" w:rsidRPr="00A6237D">
        <w:t>d</w:t>
      </w:r>
      <w:r w:rsidRPr="00A6237D">
        <w:t xml:space="preserve"> stratification and rebalancing </w:t>
      </w:r>
      <w:r w:rsidRPr="0031272B">
        <w:t>for all combinations of training folds</w:t>
      </w:r>
      <w:r w:rsidR="00A86279" w:rsidRPr="0031272B">
        <w:t xml:space="preserve"> [</w:t>
      </w:r>
      <w:r w:rsidR="00E8607E" w:rsidRPr="0031272B">
        <w:t>38</w:t>
      </w:r>
      <w:r w:rsidR="00A86279" w:rsidRPr="0031272B">
        <w:t>]</w:t>
      </w:r>
      <w:r w:rsidRPr="0031272B">
        <w:t>.</w:t>
      </w:r>
      <w:r w:rsidRPr="00A6237D">
        <w:t xml:space="preserve"> The rebalancing is necessary for models that </w:t>
      </w:r>
      <w:r w:rsidR="00BB4385">
        <w:t>are</w:t>
      </w:r>
      <w:r w:rsidR="00BB4385" w:rsidRPr="00A6237D">
        <w:t xml:space="preserve"> </w:t>
      </w:r>
      <w:r w:rsidRPr="00A6237D">
        <w:t xml:space="preserve">relatively inflexible (e.g., logistic regression) to be able to learn about the minority class. </w:t>
      </w:r>
      <w:r w:rsidR="00BB4385">
        <w:t>The</w:t>
      </w:r>
      <w:r w:rsidRPr="00A6237D">
        <w:t xml:space="preserve"> study </w:t>
      </w:r>
      <w:r w:rsidR="00BB4385">
        <w:t>also</w:t>
      </w:r>
      <w:r w:rsidRPr="00A6237D">
        <w:t xml:space="preserve"> investigates additional splits of the data, 60%</w:t>
      </w:r>
      <w:r w:rsidR="00F94C5A">
        <w:t>-</w:t>
      </w:r>
      <w:r w:rsidRPr="00A6237D">
        <w:t>40%, 70%</w:t>
      </w:r>
      <w:r w:rsidR="00F94C5A">
        <w:t>-</w:t>
      </w:r>
      <w:r w:rsidRPr="00A6237D">
        <w:t>30%, 80%</w:t>
      </w:r>
      <w:r w:rsidR="00F94C5A">
        <w:t>-</w:t>
      </w:r>
      <w:r w:rsidRPr="00A6237D">
        <w:t>20%, and 90%</w:t>
      </w:r>
      <w:r w:rsidR="00F94C5A">
        <w:t>-</w:t>
      </w:r>
      <w:r w:rsidRPr="00A6237D">
        <w:t>10%.</w:t>
      </w:r>
      <w:r w:rsidR="0031272B">
        <w:t xml:space="preserve"> </w:t>
      </w:r>
      <w:r w:rsidRPr="00A6237D">
        <w:t xml:space="preserve">Performance metrics and, where appropriate, coefficients </w:t>
      </w:r>
      <w:r w:rsidR="00361957" w:rsidRPr="00A6237D">
        <w:t>were</w:t>
      </w:r>
      <w:r w:rsidRPr="00A6237D">
        <w:t xml:space="preserve"> compared across splits.  The training and test set sizes are shown in Table </w:t>
      </w:r>
      <w:r w:rsidR="00DA1F3C" w:rsidRPr="00A6237D">
        <w:t>2</w:t>
      </w:r>
      <w:r w:rsidRPr="00A6237D">
        <w:t xml:space="preserve">.  </w:t>
      </w:r>
    </w:p>
    <w:p w14:paraId="552A3B0F" w14:textId="77777777" w:rsidR="007A0DFC" w:rsidRPr="00A6237D" w:rsidRDefault="007A0DFC" w:rsidP="009260D8"/>
    <w:p w14:paraId="7F2BA9DD" w14:textId="497C24A4" w:rsidR="007A0DFC" w:rsidRPr="00A6237D" w:rsidRDefault="007A0DFC" w:rsidP="00273BF7">
      <w:pPr>
        <w:pStyle w:val="Heading4"/>
        <w:rPr>
          <w:rFonts w:ascii="Palatino Linotype" w:hAnsi="Palatino Linotype"/>
        </w:rPr>
      </w:pPr>
      <w:r w:rsidRPr="00A6237D">
        <w:rPr>
          <w:rFonts w:ascii="Palatino Linotype" w:hAnsi="Palatino Linotype"/>
        </w:rPr>
        <w:lastRenderedPageBreak/>
        <w:t xml:space="preserve">Table </w:t>
      </w:r>
      <w:r w:rsidR="00DA1F3C" w:rsidRPr="00A6237D">
        <w:rPr>
          <w:rFonts w:ascii="Palatino Linotype" w:hAnsi="Palatino Linotype"/>
        </w:rPr>
        <w:t>2</w:t>
      </w:r>
      <w:r w:rsidRPr="00A6237D">
        <w:rPr>
          <w:rFonts w:ascii="Palatino Linotype" w:hAnsi="Palatino Linotype"/>
        </w:rPr>
        <w:t xml:space="preserve">.  Counts of observations for </w:t>
      </w:r>
      <w:proofErr w:type="gramStart"/>
      <w:r w:rsidRPr="00A6237D">
        <w:rPr>
          <w:rFonts w:ascii="Palatino Linotype" w:hAnsi="Palatino Linotype"/>
        </w:rPr>
        <w:t>investigate</w:t>
      </w:r>
      <w:proofErr w:type="gramEnd"/>
      <w:r w:rsidRPr="00A6237D">
        <w:rPr>
          <w:rFonts w:ascii="Palatino Linotype" w:hAnsi="Palatino Linotype"/>
        </w:rPr>
        <w:t xml:space="preserve"> training / test splits</w:t>
      </w:r>
    </w:p>
    <w:bookmarkEnd w:id="479"/>
    <w:bookmarkEnd w:id="482"/>
    <w:p w14:paraId="2210E486" w14:textId="77777777" w:rsidR="007A0DFC" w:rsidRPr="00A6237D" w:rsidRDefault="007A0DFC" w:rsidP="009C6BA9">
      <w:pPr>
        <w:ind w:firstLine="0"/>
      </w:pPr>
    </w:p>
    <w:bookmarkStart w:id="483" w:name="_MON_1798618503"/>
    <w:bookmarkEnd w:id="483"/>
    <w:p w14:paraId="78D9DD4B" w14:textId="330FBB52" w:rsidR="009C6BA9" w:rsidRPr="00A6237D" w:rsidRDefault="00B820D8" w:rsidP="00940C17">
      <w:pPr>
        <w:ind w:left="720" w:firstLine="0"/>
      </w:pPr>
      <w:r w:rsidRPr="00A6237D">
        <w:object w:dxaOrig="7054" w:dyaOrig="2089" w14:anchorId="1BBB57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8pt;height:120pt" o:ole="">
            <v:imagedata r:id="rId16" o:title=""/>
          </v:shape>
          <o:OLEObject Type="Embed" ProgID="Excel.Sheet.12" ShapeID="_x0000_i1025" DrawAspect="Content" ObjectID="_1810705700" r:id="rId17"/>
        </w:object>
      </w:r>
    </w:p>
    <w:bookmarkEnd w:id="481"/>
    <w:p w14:paraId="21E8BE04" w14:textId="6EB5A188" w:rsidR="00A22141" w:rsidRPr="00D1258C" w:rsidRDefault="00A47548" w:rsidP="00723162">
      <w:pPr>
        <w:pStyle w:val="Heading2"/>
        <w:rPr>
          <w:iCs/>
        </w:rPr>
      </w:pPr>
      <w:r w:rsidRPr="00D1258C">
        <w:t>4</w:t>
      </w:r>
      <w:r w:rsidR="00A22141" w:rsidRPr="00D1258C">
        <w:t xml:space="preserve">.1. Balancing </w:t>
      </w:r>
      <w:r w:rsidR="009C6BA9" w:rsidRPr="00D1258C">
        <w:t xml:space="preserve">of </w:t>
      </w:r>
      <w:r w:rsidR="00A22141" w:rsidRPr="00D1258C">
        <w:t>the Training Set</w:t>
      </w:r>
      <w:r w:rsidR="006646FF" w:rsidRPr="00D1258C">
        <w:t xml:space="preserve"> Only</w:t>
      </w:r>
    </w:p>
    <w:p w14:paraId="37AFA209" w14:textId="123D2E04" w:rsidR="007F55E5" w:rsidRPr="00A6237D" w:rsidRDefault="00A22141" w:rsidP="009260D8">
      <w:r w:rsidRPr="00A6237D">
        <w:t>Only 65 of the 3,091 hospitals in the dataset (2.1%) experienced bankruptcy. To account for this issue, the majority weighted minority oversampling technique (</w:t>
      </w:r>
      <w:proofErr w:type="spellStart"/>
      <w:r w:rsidRPr="00A6237D">
        <w:rPr>
          <w:i/>
          <w:iCs/>
        </w:rPr>
        <w:t>mwmote</w:t>
      </w:r>
      <w:proofErr w:type="spellEnd"/>
      <w:r w:rsidRPr="00A6237D">
        <w:t xml:space="preserve">) from the </w:t>
      </w:r>
      <w:r w:rsidRPr="00A6237D">
        <w:rPr>
          <w:i/>
          <w:iCs/>
        </w:rPr>
        <w:t>imbalance</w:t>
      </w:r>
      <w:r w:rsidRPr="00A6237D">
        <w:t xml:space="preserve"> library in R was used</w:t>
      </w:r>
      <w:r w:rsidR="00A16A90" w:rsidRPr="00A6237D">
        <w:t xml:space="preserve"> on each of the partitioned </w:t>
      </w:r>
      <w:r w:rsidR="00A16A90" w:rsidRPr="00A6237D">
        <w:rPr>
          <w:u w:val="single"/>
        </w:rPr>
        <w:t>training</w:t>
      </w:r>
      <w:r w:rsidR="00A16A90" w:rsidRPr="00A6237D">
        <w:t xml:space="preserve"> </w:t>
      </w:r>
      <w:r w:rsidR="00726EF8" w:rsidRPr="00A6237D">
        <w:t>sets</w:t>
      </w:r>
      <w:r w:rsidR="00CF16E4" w:rsidRPr="00A6237D">
        <w:t xml:space="preserve"> </w:t>
      </w:r>
      <w:r w:rsidR="0031272B">
        <w:t>[</w:t>
      </w:r>
      <w:del w:id="484" w:author="Beauvais, Bradley M" w:date="2025-05-30T16:48:00Z" w16du:dateUtc="2025-05-30T21:48:00Z">
        <w:r w:rsidR="0031272B" w:rsidRPr="00A6237D" w:rsidDel="00FD7C79">
          <w:fldChar w:fldCharType="begin"/>
        </w:r>
        <w:r w:rsidR="00205101" w:rsidDel="00FD7C79">
          <w:delInstrText xml:space="preserve"> ADDIN ZOTERO_ITEM CSL_CITATION {"citationID":"R838Gg3W","properties":{"formattedCitation":"[38]","plainCitation":"[38]","dontUpdate":true,"noteIndex":0},"citationItems":[{"id":"9FzcfhFk/WulOHAnq","uris":["http://zotero.org/users/local/2kgMfbam/items/AUBEPR6S"],"itemData":{"id":68,"type":"article-journal","container-title":"Knowledge-Based Systems","ISSN":"0950-7051","journalAbbreviation":"Knowledge-Based Systems","note":"publisher: Elsevier","page":"329-341","title":"Imbalance: Oversampling algorithms for imbalanced classification in R","volume":"161","author":[{"family":"Cordón","given":"Ignacio"},{"family":"García","given":"Salvador"},{"family":"Fernández","given":"Alberto"},{"family":"Herrera","given":"Francisco"}],"issued":{"date-parts":[["2018"]]}}}],"schema":"https://github.com/citation-style-language/schema/raw/master/csl-citation.json"} </w:delInstrText>
        </w:r>
        <w:r w:rsidR="0031272B" w:rsidRPr="00A6237D" w:rsidDel="00FD7C79">
          <w:fldChar w:fldCharType="separate"/>
        </w:r>
        <w:r w:rsidR="0031272B" w:rsidDel="00FD7C79">
          <w:delText>39</w:delText>
        </w:r>
        <w:r w:rsidR="0031272B" w:rsidRPr="00A6237D" w:rsidDel="00FD7C79">
          <w:delText>]</w:delText>
        </w:r>
        <w:r w:rsidR="0031272B" w:rsidRPr="00A6237D" w:rsidDel="00FD7C79">
          <w:fldChar w:fldCharType="end"/>
        </w:r>
      </w:del>
      <w:ins w:id="485" w:author="Beauvais, Bradley M" w:date="2025-05-30T16:48:00Z" w16du:dateUtc="2025-05-30T21:48:00Z">
        <w:r w:rsidR="00FD7C79" w:rsidRPr="00A6237D">
          <w:fldChar w:fldCharType="begin"/>
        </w:r>
        <w:r w:rsidR="00FD7C79">
          <w:instrText xml:space="preserve"> ADDIN ZOTERO_ITEM CSL_CITATION {"citationID":"R838Gg3W","properties":{"formattedCitation":"[38]","plainCitation":"[38]","dontUpdate":true,"noteIndex":0},"citationItems":[{"id":"9FzcfhFk/WulOHAnq","uris":["http://zotero.org/users/local/2kgMfbam/items/AUBEPR6S"],"itemData":{"id":68,"type":"article-journal","container-title":"Knowledge-Based Systems","ISSN":"0950-7051","journalAbbreviation":"Knowledge-Based Systems","note":"publisher: Elsevier","page":"329-341","title":"Imbalance: Oversampling algorithms for imbalanced classification in R","volume":"161","author":[{"family":"Cordón","given":"Ignacio"},{"family":"García","given":"Salvador"},{"family":"Fernández","given":"Alberto"},{"family":"Herrera","given":"Francisco"}],"issued":{"date-parts":[["2018"]]}}}],"schema":"https://github.com/citation-style-language/schema/raw/master/csl-citation.json"} </w:instrText>
        </w:r>
        <w:r w:rsidR="00FD7C79" w:rsidRPr="00A6237D">
          <w:fldChar w:fldCharType="separate"/>
        </w:r>
        <w:r w:rsidR="00FD7C79">
          <w:t>33</w:t>
        </w:r>
        <w:r w:rsidR="00FD7C79" w:rsidRPr="00A6237D">
          <w:t>]</w:t>
        </w:r>
        <w:r w:rsidR="00FD7C79" w:rsidRPr="00A6237D">
          <w:fldChar w:fldCharType="end"/>
        </w:r>
      </w:ins>
      <w:r w:rsidRPr="00A6237D">
        <w:t xml:space="preserve">. </w:t>
      </w:r>
      <w:bookmarkStart w:id="486" w:name="_Hlk173756458"/>
      <w:r w:rsidRPr="00A6237D">
        <w:t xml:space="preserve">The </w:t>
      </w:r>
      <w:proofErr w:type="spellStart"/>
      <w:r w:rsidRPr="00A6237D">
        <w:rPr>
          <w:i/>
          <w:iCs/>
        </w:rPr>
        <w:t>mwmote</w:t>
      </w:r>
      <w:proofErr w:type="spellEnd"/>
      <w:r w:rsidRPr="00A6237D">
        <w:t xml:space="preserve"> algorithm is a technique that addresses hard-to-learn minority classes (e.g., noisy data) by identifying them, assigning importance weights to them based on their Euclidean distance from the majority class in feature space, and then generating synthetic observations similar such that samples lie within some minority class cluster (e.g., they are representative of the minority </w:t>
      </w:r>
      <w:r w:rsidR="001E02BA" w:rsidRPr="00A6237D">
        <w:fldChar w:fldCharType="begin"/>
      </w:r>
      <w:r w:rsidR="00205101">
        <w:instrText xml:space="preserve"> ADDIN ZOTERO_ITEM CSL_CITATION {"citationID":"ZKYsJxnq","properties":{"formattedCitation":"[38]","plainCitation":"[38]","dontUpdate":true,"noteIndex":0},"citationItems":[{"id":"9FzcfhFk/WulOHAnq","uris":["http://zotero.org/users/local/2kgMfbam/items/AUBEPR6S"],"itemData":{"id":68,"type":"article-journal","container-title":"Knowledge-Based Systems","ISSN":"0950-7051","journalAbbreviation":"Knowledge-Based Systems","note":"publisher: Elsevier","page":"329-341","title":"Imbalance: Oversampling algorithms for imbalanced classification in R","volume":"161","author":[{"family":"Cordón","given":"Ignacio"},{"family":"García","given":"Salvador"},{"family":"Fernández","given":"Alberto"},{"family":"Herrera","given":"Francisco"}],"issued":{"date-parts":[["2018"]]}}}],"schema":"https://github.com/citation-style-language/schema/raw/master/csl-citation.json"} </w:instrText>
      </w:r>
      <w:r w:rsidR="001E02BA" w:rsidRPr="00A6237D">
        <w:fldChar w:fldCharType="separate"/>
      </w:r>
      <w:r w:rsidR="00581770" w:rsidRPr="00A6237D">
        <w:t>[</w:t>
      </w:r>
      <w:del w:id="487" w:author="Beauvais, Bradley M" w:date="2025-05-30T16:48:00Z" w16du:dateUtc="2025-05-30T21:48:00Z">
        <w:r w:rsidR="00102BCD" w:rsidDel="00FD7C79">
          <w:delText>39</w:delText>
        </w:r>
      </w:del>
      <w:ins w:id="488" w:author="Beauvais, Bradley M" w:date="2025-05-30T16:48:00Z" w16du:dateUtc="2025-05-30T21:48:00Z">
        <w:r w:rsidR="00FD7C79">
          <w:t>33</w:t>
        </w:r>
      </w:ins>
      <w:r w:rsidR="00581770" w:rsidRPr="00A6237D">
        <w:t>]</w:t>
      </w:r>
      <w:r w:rsidR="001E02BA" w:rsidRPr="00A6237D">
        <w:fldChar w:fldCharType="end"/>
      </w:r>
      <w:r w:rsidRPr="00A6237D">
        <w:t>.)</w:t>
      </w:r>
      <w:bookmarkEnd w:id="486"/>
      <w:r w:rsidRPr="00A6237D">
        <w:t xml:space="preserve"> </w:t>
      </w:r>
    </w:p>
    <w:p w14:paraId="7DBCEB63" w14:textId="35374044" w:rsidR="007F55E5" w:rsidRPr="00A6237D" w:rsidDel="00642C98" w:rsidRDefault="007F55E5" w:rsidP="009260D8">
      <w:pPr>
        <w:rPr>
          <w:del w:id="489" w:author="Aleksandar Tomic" w:date="2025-05-22T23:40:00Z"/>
        </w:rPr>
      </w:pPr>
      <w:bookmarkStart w:id="490" w:name="_Hlk174684655"/>
      <w:del w:id="491" w:author="Aleksandar Tomic" w:date="2025-05-22T23:40:00Z">
        <w:r w:rsidRPr="00A6237D" w:rsidDel="00642C98">
          <w:delText xml:space="preserve">The </w:delText>
        </w:r>
        <w:r w:rsidRPr="00A6237D" w:rsidDel="00642C98">
          <w:rPr>
            <w:i/>
            <w:iCs/>
          </w:rPr>
          <w:delText>mwmote</w:delText>
        </w:r>
        <w:r w:rsidRPr="00A6237D" w:rsidDel="00642C98">
          <w:delText xml:space="preserve"> algorithm is a technique that addresses hard-to-learn minority classes (e.g., noisy data) by identifying them, assigning importance weights to them based on their Euclidean distance from the majority class in feature space, and then generating synthetic observations similar such that samples lie within some minority class cluster (e.g., they are representative of the minority </w:delText>
        </w:r>
        <w:r w:rsidRPr="00A6237D" w:rsidDel="00642C98">
          <w:fldChar w:fldCharType="begin"/>
        </w:r>
        <w:r w:rsidR="00205101" w:rsidDel="00642C98">
          <w:delInstrText xml:space="preserve"> ADDIN ZOTERO_ITEM CSL_CITATION {"citationID":"rJOnTRqf","properties":{"formattedCitation":"[38]","plainCitation":"[38]","dontUpdate":true,"noteIndex":0},"citationItems":[{"id":"9FzcfhFk/WulOHAnq","uris":["http://zotero.org/users/local/2kgMfbam/items/AUBEPR6S"],"itemData":{"id":68,"type":"article-journal","container-title":"Knowledge-Based Systems","ISSN":"0950-7051","journalAbbreviation":"Knowledge-Based Systems","note":"publisher: Elsevier","page":"329-341","title":"Imbalance: Oversampling algorithms for imbalanced classification in R","volume":"161","author":[{"family":"Cordón","given":"Ignacio"},{"family":"García","given":"Salvador"},{"family":"Fernández","given":"Alberto"},{"family":"Herrera","given":"Francisco"}],"issued":{"date-parts":[["2018"]]}}}],"schema":"https://github.com/citation-style-language/schema/raw/master/csl-citation.json"} </w:delInstrText>
        </w:r>
        <w:r w:rsidRPr="00A6237D" w:rsidDel="00642C98">
          <w:fldChar w:fldCharType="separate"/>
        </w:r>
        <w:r w:rsidRPr="00A6237D" w:rsidDel="00642C98">
          <w:delText>[</w:delText>
        </w:r>
        <w:r w:rsidR="00102BCD" w:rsidDel="00642C98">
          <w:delText>39</w:delText>
        </w:r>
        <w:r w:rsidRPr="00A6237D" w:rsidDel="00642C98">
          <w:delText>]</w:delText>
        </w:r>
        <w:r w:rsidRPr="00A6237D" w:rsidDel="00642C98">
          <w:fldChar w:fldCharType="end"/>
        </w:r>
        <w:r w:rsidRPr="00A6237D" w:rsidDel="00642C98">
          <w:delText xml:space="preserve">.)  </w:delText>
        </w:r>
      </w:del>
    </w:p>
    <w:p w14:paraId="539F3C82" w14:textId="1FB4F30F" w:rsidR="007F55E5" w:rsidRPr="00A6237D" w:rsidRDefault="007F55E5" w:rsidP="009260D8">
      <w:r w:rsidRPr="00A6237D">
        <w:t>Specifically, the algorithm uses k-nearest neighbors (</w:t>
      </w:r>
      <w:proofErr w:type="spellStart"/>
      <w:r w:rsidRPr="00A6237D">
        <w:rPr>
          <w:i/>
          <w:iCs/>
        </w:rPr>
        <w:t>knn</w:t>
      </w:r>
      <w:proofErr w:type="spellEnd"/>
      <w:r w:rsidRPr="00A6237D">
        <w:t xml:space="preserve">) three times.  The first </w:t>
      </w:r>
      <w:proofErr w:type="spellStart"/>
      <w:r w:rsidRPr="00A6237D">
        <w:rPr>
          <w:i/>
          <w:iCs/>
        </w:rPr>
        <w:t>knn</w:t>
      </w:r>
      <w:proofErr w:type="spellEnd"/>
      <w:r w:rsidRPr="00A6237D">
        <w:rPr>
          <w:i/>
          <w:iCs/>
        </w:rPr>
        <w:t xml:space="preserve"> </w:t>
      </w:r>
      <w:r w:rsidRPr="00A6237D">
        <w:t>(</w:t>
      </w:r>
      <w:proofErr w:type="spellStart"/>
      <w:r w:rsidRPr="00A6237D">
        <w:rPr>
          <w:i/>
          <w:iCs/>
        </w:rPr>
        <w:t>kNoisy</w:t>
      </w:r>
      <w:proofErr w:type="spellEnd"/>
      <w:r w:rsidRPr="00A6237D">
        <w:t xml:space="preserve">) is run for each minority observation to find </w:t>
      </w:r>
      <w:proofErr w:type="gramStart"/>
      <w:r w:rsidRPr="00A6237D">
        <w:t>its k</w:t>
      </w:r>
      <w:proofErr w:type="gramEnd"/>
      <w:r w:rsidRPr="00A6237D">
        <w:t xml:space="preserve"> nearest neighbors (default is 5) from both majority and minority observations.  The proportion of those observations that are majority (the ‘hardness’ score) is calculated.  Then the top </w:t>
      </w:r>
      <w:r w:rsidRPr="00A6237D">
        <w:rPr>
          <w:rFonts w:ascii="Symbol" w:hAnsi="Symbol"/>
        </w:rPr>
        <w:t></w:t>
      </w:r>
      <w:r w:rsidRPr="00A6237D">
        <w:t xml:space="preserve"> percent of the hardness scores are used to select minority observations that are difficult to learn. </w:t>
      </w:r>
      <w:r w:rsidRPr="00A6237D">
        <w:fldChar w:fldCharType="begin"/>
      </w:r>
      <w:r w:rsidR="00205101">
        <w:instrText xml:space="preserve"> ADDIN ZOTERO_ITEM CSL_CITATION {"citationID":"sFitaL5s","properties":{"formattedCitation":"[38]","plainCitation":"[38]","dontUpdate":true,"noteIndex":0},"citationItems":[{"id":"9FzcfhFk/WulOHAnq","uris":["http://zotero.org/users/local/2kgMfbam/items/AUBEPR6S"],"itemData":{"id":68,"type":"article-journal","container-title":"Knowledge-Based Systems","ISSN":"0950-7051","journalAbbreviation":"Knowledge-Based Systems","note":"publisher: Elsevier","page":"329-341","title":"Imbalance: Oversampling algorithms for imbalanced classification in R","volume":"161","author":[{"family":"Cordón","given":"Ignacio"},{"family":"García","given":"Salvador"},{"family":"Fernández","given":"Alberto"},{"family":"Herrera","given":"Francisco"}],"issued":{"date-parts":[["2018"]]}}}],"schema":"https://github.com/citation-style-language/schema/raw/master/csl-citation.json"} </w:instrText>
      </w:r>
      <w:r w:rsidRPr="00A6237D">
        <w:fldChar w:fldCharType="separate"/>
      </w:r>
      <w:r w:rsidRPr="00A6237D">
        <w:t>[</w:t>
      </w:r>
      <w:del w:id="492" w:author="Beauvais, Bradley M" w:date="2025-05-30T16:48:00Z" w16du:dateUtc="2025-05-30T21:48:00Z">
        <w:r w:rsidR="00102BCD" w:rsidRPr="00A6237D" w:rsidDel="00FD7C79">
          <w:delText>3</w:delText>
        </w:r>
        <w:r w:rsidR="00102BCD" w:rsidDel="00FD7C79">
          <w:delText>9</w:delText>
        </w:r>
      </w:del>
      <w:ins w:id="493" w:author="Beauvais, Bradley M" w:date="2025-05-30T16:48:00Z" w16du:dateUtc="2025-05-30T21:48:00Z">
        <w:r w:rsidR="00FD7C79">
          <w:t>33</w:t>
        </w:r>
      </w:ins>
      <w:r w:rsidRPr="00A6237D">
        <w:t>]</w:t>
      </w:r>
      <w:r w:rsidRPr="00A6237D">
        <w:fldChar w:fldCharType="end"/>
      </w:r>
    </w:p>
    <w:p w14:paraId="1EE137B2" w14:textId="4F9D5E62" w:rsidR="007F55E5" w:rsidRPr="00A6237D" w:rsidRDefault="007F55E5" w:rsidP="009260D8">
      <w:r w:rsidRPr="00A6237D">
        <w:t xml:space="preserve">Next, a second </w:t>
      </w:r>
      <w:proofErr w:type="spellStart"/>
      <w:r w:rsidRPr="00A6237D">
        <w:rPr>
          <w:i/>
          <w:iCs/>
        </w:rPr>
        <w:t>knn</w:t>
      </w:r>
      <w:proofErr w:type="spellEnd"/>
      <w:r w:rsidRPr="00A6237D">
        <w:rPr>
          <w:i/>
          <w:iCs/>
        </w:rPr>
        <w:t xml:space="preserve"> </w:t>
      </w:r>
      <w:r w:rsidRPr="00A6237D">
        <w:t>(</w:t>
      </w:r>
      <w:proofErr w:type="spellStart"/>
      <w:r w:rsidRPr="00A6237D">
        <w:rPr>
          <w:i/>
          <w:iCs/>
        </w:rPr>
        <w:t>kMinority</w:t>
      </w:r>
      <w:proofErr w:type="spellEnd"/>
      <w:r w:rsidRPr="00A6237D">
        <w:t xml:space="preserve">) is then run for each minority observation to find </w:t>
      </w:r>
      <w:proofErr w:type="gramStart"/>
      <w:r w:rsidRPr="00A6237D">
        <w:t>the k</w:t>
      </w:r>
      <w:proofErr w:type="gramEnd"/>
      <w:r w:rsidRPr="00A6237D">
        <w:t xml:space="preserve"> nearest </w:t>
      </w:r>
      <w:r w:rsidRPr="00A6237D">
        <w:rPr>
          <w:i/>
          <w:iCs/>
        </w:rPr>
        <w:t>minority</w:t>
      </w:r>
      <w:r w:rsidRPr="00A6237D">
        <w:t xml:space="preserve"> observations only. Distance weights (e.g., Euclidean) for the k minority observations and the initial observation are calculated, and these weights then are normalized (scaled to sum to 1) and used to generate new observations by interpolation between the original minority observation and its nearest neighbors. </w:t>
      </w:r>
      <w:r w:rsidRPr="00A6237D">
        <w:fldChar w:fldCharType="begin"/>
      </w:r>
      <w:r w:rsidR="00205101">
        <w:instrText xml:space="preserve"> ADDIN ZOTERO_ITEM CSL_CITATION {"citationID":"1YF2w3f3","properties":{"formattedCitation":"[38]","plainCitation":"[38]","dontUpdate":true,"noteIndex":0},"citationItems":[{"id":"9FzcfhFk/WulOHAnq","uris":["http://zotero.org/users/local/2kgMfbam/items/AUBEPR6S"],"itemData":{"id":68,"type":"article-journal","container-title":"Knowledge-Based Systems","ISSN":"0950-7051","journalAbbreviation":"Knowledge-Based Systems","note":"publisher: Elsevier","page":"329-341","title":"Imbalance: Oversampling algorithms for imbalanced classification in R","volume":"161","author":[{"family":"Cordón","given":"Ignacio"},{"family":"García","given":"Salvador"},{"family":"Fernández","given":"Alberto"},{"family":"Herrera","given":"Francisco"}],"issued":{"date-parts":[["2018"]]}}}],"schema":"https://github.com/citation-style-language/schema/raw/master/csl-citation.json"} </w:instrText>
      </w:r>
      <w:r w:rsidRPr="00A6237D">
        <w:fldChar w:fldCharType="separate"/>
      </w:r>
      <w:r w:rsidRPr="00A6237D">
        <w:t>[</w:t>
      </w:r>
      <w:del w:id="494" w:author="Beauvais, Bradley M" w:date="2025-05-30T16:48:00Z" w16du:dateUtc="2025-05-30T21:48:00Z">
        <w:r w:rsidR="00102BCD" w:rsidRPr="00A6237D" w:rsidDel="00FD7C79">
          <w:delText>3</w:delText>
        </w:r>
        <w:r w:rsidR="00102BCD" w:rsidDel="00FD7C79">
          <w:delText>9</w:delText>
        </w:r>
      </w:del>
      <w:ins w:id="495" w:author="Beauvais, Bradley M" w:date="2025-05-30T16:48:00Z" w16du:dateUtc="2025-05-30T21:48:00Z">
        <w:r w:rsidR="00FD7C79">
          <w:t>3</w:t>
        </w:r>
      </w:ins>
      <w:ins w:id="496" w:author="Beauvais, Bradley M" w:date="2025-05-30T16:49:00Z" w16du:dateUtc="2025-05-30T21:49:00Z">
        <w:r w:rsidR="00FD7C79">
          <w:t>3</w:t>
        </w:r>
      </w:ins>
      <w:r w:rsidRPr="00A6237D">
        <w:t>]</w:t>
      </w:r>
      <w:r w:rsidRPr="00A6237D">
        <w:fldChar w:fldCharType="end"/>
      </w:r>
    </w:p>
    <w:p w14:paraId="412273CB" w14:textId="777B9883" w:rsidR="007F55E5" w:rsidRPr="00A6237D" w:rsidRDefault="007F55E5" w:rsidP="009260D8">
      <w:pPr>
        <w:rPr>
          <w:rFonts w:ascii="Arial" w:hAnsi="Arial" w:cs="Arial"/>
        </w:rPr>
      </w:pPr>
      <w:r w:rsidRPr="00A6237D">
        <w:t xml:space="preserve">Finally, a third </w:t>
      </w:r>
      <w:r w:rsidR="007C2056">
        <w:rPr>
          <w:i/>
          <w:iCs/>
        </w:rPr>
        <w:t>KNN</w:t>
      </w:r>
      <w:r w:rsidRPr="00A6237D">
        <w:t xml:space="preserve"> (</w:t>
      </w:r>
      <w:r w:rsidR="007C2056">
        <w:rPr>
          <w:i/>
          <w:iCs/>
        </w:rPr>
        <w:t>k-Majority</w:t>
      </w:r>
      <w:r w:rsidRPr="00A6237D">
        <w:t xml:space="preserve">) is used on the synthetically generated observations. If the ‘hardness score’ here is high, then the synthetic observation is moved in the direction of the original minority observation by a small step size. </w:t>
      </w:r>
      <w:r w:rsidRPr="00A6237D">
        <w:fldChar w:fldCharType="begin"/>
      </w:r>
      <w:r w:rsidR="00205101">
        <w:instrText xml:space="preserve"> ADDIN ZOTERO_ITEM CSL_CITATION {"citationID":"prNA21ED","properties":{"formattedCitation":"[38]","plainCitation":"[38]","dontUpdate":true,"noteIndex":0},"citationItems":[{"id":"9FzcfhFk/WulOHAnq","uris":["http://zotero.org/users/local/2kgMfbam/items/AUBEPR6S"],"itemData":{"id":68,"type":"article-journal","container-title":"Knowledge-Based Systems","ISSN":"0950-7051","journalAbbreviation":"Knowledge-Based Systems","note":"publisher: Elsevier","page":"329-341","title":"Imbalance: Oversampling algorithms for imbalanced classification in R","volume":"161","author":[{"family":"Cordón","given":"Ignacio"},{"family":"García","given":"Salvador"},{"family":"Fernández","given":"Alberto"},{"family":"Herrera","given":"Francisco"}],"issued":{"date-parts":[["2018"]]}}}],"schema":"https://github.com/citation-style-language/schema/raw/master/csl-citation.json"} </w:instrText>
      </w:r>
      <w:r w:rsidRPr="00A6237D">
        <w:fldChar w:fldCharType="separate"/>
      </w:r>
      <w:r w:rsidRPr="00A6237D">
        <w:t>[</w:t>
      </w:r>
      <w:del w:id="497" w:author="Beauvais, Bradley M" w:date="2025-05-30T16:49:00Z" w16du:dateUtc="2025-05-30T21:49:00Z">
        <w:r w:rsidR="00102BCD" w:rsidRPr="00A6237D" w:rsidDel="00FD7C79">
          <w:delText>3</w:delText>
        </w:r>
        <w:r w:rsidR="00102BCD" w:rsidDel="00FD7C79">
          <w:delText>9</w:delText>
        </w:r>
      </w:del>
      <w:ins w:id="498" w:author="Beauvais, Bradley M" w:date="2025-05-30T16:49:00Z" w16du:dateUtc="2025-05-30T21:49:00Z">
        <w:r w:rsidR="00FD7C79">
          <w:t>33</w:t>
        </w:r>
      </w:ins>
      <w:r w:rsidRPr="00A6237D">
        <w:t>]</w:t>
      </w:r>
      <w:r w:rsidRPr="00A6237D">
        <w:fldChar w:fldCharType="end"/>
      </w:r>
    </w:p>
    <w:p w14:paraId="78CE50FA" w14:textId="1568D322" w:rsidR="00A22141" w:rsidRPr="00A6237D" w:rsidRDefault="00A22141" w:rsidP="009260D8">
      <w:r w:rsidRPr="00A6237D">
        <w:t>Although the training set</w:t>
      </w:r>
      <w:r w:rsidR="00EB71C2" w:rsidRPr="00A6237D">
        <w:t>s</w:t>
      </w:r>
      <w:r w:rsidRPr="00A6237D">
        <w:t xml:space="preserve"> </w:t>
      </w:r>
      <w:r w:rsidR="00EB71C2" w:rsidRPr="00A6237D">
        <w:t>were</w:t>
      </w:r>
      <w:r w:rsidR="00B20DDB" w:rsidRPr="00A6237D">
        <w:t xml:space="preserve"> </w:t>
      </w:r>
      <w:r w:rsidRPr="00A6237D">
        <w:t xml:space="preserve">balanced so that </w:t>
      </w:r>
      <w:r w:rsidR="00CF10C4" w:rsidRPr="00A6237D">
        <w:t xml:space="preserve">there </w:t>
      </w:r>
      <w:r w:rsidRPr="00A6237D">
        <w:t xml:space="preserve">were </w:t>
      </w:r>
      <w:r w:rsidR="007C2056">
        <w:t xml:space="preserve">an </w:t>
      </w:r>
      <w:r w:rsidR="00EB71C2" w:rsidRPr="00A6237D">
        <w:t>equal number of bankrupt and non-bankrupt observations</w:t>
      </w:r>
      <w:r w:rsidRPr="00A6237D">
        <w:t xml:space="preserve">, the </w:t>
      </w:r>
      <w:r w:rsidR="00EB71C2" w:rsidRPr="00A6237D">
        <w:t>test sets</w:t>
      </w:r>
      <w:r w:rsidRPr="00A6237D">
        <w:t xml:space="preserve"> </w:t>
      </w:r>
      <w:r w:rsidR="00EB71C2" w:rsidRPr="00A6237D">
        <w:t xml:space="preserve">were </w:t>
      </w:r>
      <w:r w:rsidRPr="00A6237D">
        <w:t>left imbalanced and unadulterated to estimate out-of-sample predictive capability</w:t>
      </w:r>
      <w:r w:rsidR="00EB71C2" w:rsidRPr="00A6237D">
        <w:t xml:space="preserve"> and stability across split percentages.</w:t>
      </w:r>
      <w:r w:rsidR="00586E5F">
        <w:t xml:space="preserve"> </w:t>
      </w:r>
      <w:r w:rsidR="00B20DDB" w:rsidRPr="00A6237D">
        <w:t>In this way, the predictive capability of the models on unseen data could be evaluated.</w:t>
      </w:r>
    </w:p>
    <w:bookmarkEnd w:id="490"/>
    <w:p w14:paraId="632F4C80" w14:textId="35DD6909" w:rsidR="00EB71C2" w:rsidRPr="00D1258C" w:rsidRDefault="00A47548" w:rsidP="00723162">
      <w:pPr>
        <w:pStyle w:val="Heading2"/>
        <w:rPr>
          <w:iCs/>
        </w:rPr>
      </w:pPr>
      <w:r w:rsidRPr="00D1258C">
        <w:rPr>
          <w:rFonts w:eastAsia="Palatino Linotype"/>
        </w:rPr>
        <w:t>4</w:t>
      </w:r>
      <w:r w:rsidR="00CF16E4" w:rsidRPr="00D1258C">
        <w:rPr>
          <w:rFonts w:eastAsia="Palatino Linotype"/>
        </w:rPr>
        <w:t xml:space="preserve">.2. </w:t>
      </w:r>
      <w:r w:rsidR="0054476A" w:rsidRPr="00D1258C">
        <w:rPr>
          <w:rFonts w:eastAsiaTheme="minorHAnsi"/>
        </w:rPr>
        <w:t>Model Building</w:t>
      </w:r>
      <w:del w:id="499" w:author="Brad Beauvais" w:date="2025-05-23T11:09:00Z" w16du:dateUtc="2025-05-23T16:09:00Z">
        <w:r w:rsidR="00DA1F3C" w:rsidRPr="00D1258C" w:rsidDel="00B220F0">
          <w:rPr>
            <w:rFonts w:eastAsiaTheme="minorHAnsi"/>
          </w:rPr>
          <w:delText xml:space="preserve">:  </w:delText>
        </w:r>
        <w:r w:rsidR="00741037" w:rsidRPr="00D1258C" w:rsidDel="00B220F0">
          <w:delText>BRKFSST Model</w:delText>
        </w:r>
      </w:del>
    </w:p>
    <w:p w14:paraId="14A91AA7" w14:textId="76372886" w:rsidR="00EB71C2" w:rsidRPr="00A6237D" w:rsidRDefault="009C2133" w:rsidP="00026828">
      <w:bookmarkStart w:id="500" w:name="_Hlk174686959"/>
      <w:r w:rsidRPr="00A6237D">
        <w:t xml:space="preserve">Variable selection for </w:t>
      </w:r>
      <w:del w:id="501" w:author="Brad Beauvais" w:date="2025-05-23T11:10:00Z" w16du:dateUtc="2025-05-23T16:10:00Z">
        <w:r w:rsidRPr="00A6237D" w:rsidDel="00B220F0">
          <w:delText xml:space="preserve">the </w:delText>
        </w:r>
        <w:r w:rsidR="00741037" w:rsidRPr="00A6237D" w:rsidDel="00B220F0">
          <w:delText xml:space="preserve">BRKFSST </w:delText>
        </w:r>
      </w:del>
      <w:r w:rsidRPr="00A6237D">
        <w:t xml:space="preserve">model </w:t>
      </w:r>
      <w:ins w:id="502" w:author="Brad Beauvais" w:date="2025-05-23T11:10:00Z" w16du:dateUtc="2025-05-23T16:10:00Z">
        <w:r w:rsidR="00B220F0">
          <w:t xml:space="preserve">building </w:t>
        </w:r>
      </w:ins>
      <w:r w:rsidRPr="00A6237D">
        <w:t>was necessary to build parsimonious models that retained predictive capability. The universe of available fixed and random variables included time-related variables, geographical variables (and engineered variables), financial variables, quality variables, hospital characteristic variables, and others.</w:t>
      </w:r>
      <w:r w:rsidR="002329C8">
        <w:t xml:space="preserve"> </w:t>
      </w:r>
      <w:r w:rsidRPr="00A6237D">
        <w:t>A detail of those variables is forthcoming.</w:t>
      </w:r>
    </w:p>
    <w:p w14:paraId="35D23DBC" w14:textId="7595A16E" w:rsidR="004316A9" w:rsidRPr="00A6237D" w:rsidRDefault="004316A9" w:rsidP="004316A9">
      <w:r w:rsidRPr="00A6237D">
        <w:lastRenderedPageBreak/>
        <w:t>For</w:t>
      </w:r>
      <w:r w:rsidR="00BC38F5">
        <w:t xml:space="preserve"> the financial variables</w:t>
      </w:r>
      <w:r w:rsidRPr="00A6237D">
        <w:t>, the team chose to use past ratio data (two lags and the change in those two lags).</w:t>
      </w:r>
      <w:r w:rsidR="00DF5171">
        <w:t xml:space="preserve"> </w:t>
      </w:r>
      <w:r w:rsidRPr="00A6237D">
        <w:t>This method improves upon zero (Altman) and one-lag (Ohlson and Zmijewski) models by investigating additional time-based effects (the second lag and the change in lags).</w:t>
      </w:r>
      <w:r w:rsidR="00DF5171">
        <w:t xml:space="preserve"> </w:t>
      </w:r>
      <w:r w:rsidRPr="00A6237D">
        <w:t>The reason for using two lags is multi-fold.</w:t>
      </w:r>
      <w:r w:rsidR="00DF5171">
        <w:t xml:space="preserve"> </w:t>
      </w:r>
      <w:r w:rsidRPr="00A6237D">
        <w:t xml:space="preserve">First, no hospitals were </w:t>
      </w:r>
      <w:r w:rsidR="00586A8C" w:rsidRPr="00A6237D">
        <w:t>reported</w:t>
      </w:r>
      <w:r w:rsidRPr="00A6237D">
        <w:t xml:space="preserve"> bankrupt in 2008 and 2009, the first two years of observations.</w:t>
      </w:r>
      <w:r w:rsidR="00DF5171">
        <w:t xml:space="preserve"> </w:t>
      </w:r>
      <w:r w:rsidRPr="00A6237D">
        <w:t xml:space="preserve">Thus, selecting two </w:t>
      </w:r>
      <w:proofErr w:type="gramStart"/>
      <w:r w:rsidRPr="00A6237D">
        <w:t>lags</w:t>
      </w:r>
      <w:proofErr w:type="gramEnd"/>
      <w:r w:rsidRPr="00A6237D">
        <w:t xml:space="preserve"> allowed for complete dataset representation of the entirety of the data.  Had three or more lags been selected, the third and subsequent lags would have to be estimated, confounding estimates.</w:t>
      </w:r>
      <w:r w:rsidR="00DF5171">
        <w:t xml:space="preserve"> </w:t>
      </w:r>
      <w:r w:rsidRPr="00A6237D">
        <w:t>Also, some hospitals did not have long lags available (e.g., relatively new or re-branded).</w:t>
      </w:r>
      <w:r w:rsidR="00DF5171">
        <w:t xml:space="preserve"> </w:t>
      </w:r>
      <w:r w:rsidRPr="00A6237D">
        <w:t xml:space="preserve">As is the case with most panel data, the most recent previous observations are likely to be the most relevant as well </w:t>
      </w:r>
      <w:r w:rsidR="00425F1C" w:rsidRPr="00A6237D">
        <w:t>[</w:t>
      </w:r>
      <w:r w:rsidR="00E75207">
        <w:t>40</w:t>
      </w:r>
      <w:r w:rsidR="009C19E3" w:rsidRPr="00A6237D">
        <w:t>]</w:t>
      </w:r>
      <w:r w:rsidRPr="00A6237D">
        <w:t>.  Thus, to improve upon existing methods, to retain a complete dataset without missing lags, and to provide the most relevant predictions, the study uses two lags.</w:t>
      </w:r>
      <w:r w:rsidR="009C19E3" w:rsidRPr="00A6237D">
        <w:t xml:space="preserve"> </w:t>
      </w:r>
      <w:r w:rsidRPr="00A6237D">
        <w:t>Equation 4 depicts the equation we estimated to both explain and predict bankruptcy</w:t>
      </w:r>
      <w:r w:rsidR="00E22134" w:rsidRPr="00A6237D">
        <w:t xml:space="preserve"> [</w:t>
      </w:r>
      <w:r w:rsidR="001F1FCC">
        <w:t>40</w:t>
      </w:r>
      <w:r w:rsidR="00E22134" w:rsidRPr="00A6237D">
        <w:t>]</w:t>
      </w:r>
      <w:r w:rsidRPr="00A6237D">
        <w:t>.</w:t>
      </w:r>
    </w:p>
    <w:p w14:paraId="7DECB437" w14:textId="7A23FDB6" w:rsidR="009C2133" w:rsidRPr="00A6237D" w:rsidRDefault="008F6D7F" w:rsidP="009260D8">
      <w:bookmarkStart w:id="503" w:name="_Hlk174688236"/>
      <w:r w:rsidRPr="008F6D7F">
        <w:t>W</w:t>
      </w:r>
      <w:r w:rsidR="009C2133" w:rsidRPr="008F6D7F">
        <w:t>e used 3-fold</w:t>
      </w:r>
      <w:r w:rsidR="000954BA" w:rsidRPr="008F6D7F">
        <w:t xml:space="preserve">, stratified </w:t>
      </w:r>
      <w:r w:rsidR="009C2133" w:rsidRPr="008F6D7F">
        <w:t xml:space="preserve">cross-validation and </w:t>
      </w:r>
      <w:proofErr w:type="spellStart"/>
      <w:r w:rsidR="009C2133" w:rsidRPr="008F6D7F">
        <w:t>ElasticNet</w:t>
      </w:r>
      <w:proofErr w:type="spellEnd"/>
      <w:r w:rsidR="009C2133" w:rsidRPr="008F6D7F">
        <w:t xml:space="preserve"> </w:t>
      </w:r>
      <w:r w:rsidR="001E0CEB" w:rsidRPr="008F6D7F">
        <w:t xml:space="preserve">regularization </w:t>
      </w:r>
      <w:r w:rsidR="009C2133" w:rsidRPr="008F6D7F">
        <w:t xml:space="preserve">for a general linear model (logistic regression) </w:t>
      </w:r>
      <w:r w:rsidR="001E0CEB" w:rsidRPr="008F6D7F">
        <w:t>to select variables</w:t>
      </w:r>
      <w:r w:rsidR="009C2133" w:rsidRPr="008F6D7F">
        <w:t>.</w:t>
      </w:r>
      <w:r w:rsidR="001E0CEB" w:rsidRPr="008F6D7F">
        <w:t xml:space="preserve">  </w:t>
      </w:r>
      <w:r w:rsidR="009C2133" w:rsidRPr="008F6D7F">
        <w:t xml:space="preserve">We produced separate estimates for each training split. </w:t>
      </w:r>
      <w:proofErr w:type="spellStart"/>
      <w:r w:rsidR="009C2133" w:rsidRPr="008F6D7F">
        <w:t>ElasticNet</w:t>
      </w:r>
      <w:proofErr w:type="spellEnd"/>
      <w:r w:rsidR="009C2133" w:rsidRPr="008F6D7F">
        <w:t xml:space="preserve"> (or ENet) extends the typical </w:t>
      </w:r>
      <w:r w:rsidR="00600074" w:rsidRPr="008F6D7F">
        <w:t>logistic regression estimation</w:t>
      </w:r>
      <w:r w:rsidR="009C2133" w:rsidRPr="008F6D7F">
        <w:t xml:space="preserve"> by adding two penalty functions</w:t>
      </w:r>
      <w:r w:rsidR="00603B08" w:rsidRPr="008F6D7F">
        <w:t xml:space="preserve"> to the estimation</w:t>
      </w:r>
      <w:r w:rsidR="00515B85" w:rsidRPr="008F6D7F">
        <w:t xml:space="preserve"> </w:t>
      </w:r>
      <w:r w:rsidR="001E0CEB" w:rsidRPr="008F6D7F">
        <w:t>and is a useful tool for variable selection</w:t>
      </w:r>
      <w:r w:rsidR="00E22134" w:rsidRPr="008F6D7F">
        <w:t xml:space="preserve"> [</w:t>
      </w:r>
      <w:r w:rsidR="001721D0" w:rsidRPr="008F6D7F">
        <w:t>41</w:t>
      </w:r>
      <w:r w:rsidR="00E22134" w:rsidRPr="008F6D7F">
        <w:t>]</w:t>
      </w:r>
      <w:r w:rsidR="001E0CEB" w:rsidRPr="008F6D7F">
        <w:t>.</w:t>
      </w:r>
    </w:p>
    <w:p w14:paraId="5D467060" w14:textId="77777777" w:rsidR="004316A9" w:rsidRPr="00A6237D" w:rsidRDefault="004316A9" w:rsidP="009260D8"/>
    <w:bookmarkEnd w:id="500"/>
    <w:bookmarkEnd w:id="503"/>
    <w:p w14:paraId="76F110C8" w14:textId="77777777" w:rsidR="000954BA" w:rsidRPr="00A6237D" w:rsidRDefault="000954BA" w:rsidP="009260D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56"/>
        <w:gridCol w:w="604"/>
      </w:tblGrid>
      <w:tr w:rsidR="000954BA" w:rsidRPr="00A6237D" w14:paraId="0DE9312B" w14:textId="77777777" w:rsidTr="207670A7">
        <w:trPr>
          <w:trHeight w:val="300"/>
        </w:trPr>
        <w:tc>
          <w:tcPr>
            <w:tcW w:w="8756" w:type="dxa"/>
            <w:tcMar>
              <w:left w:w="108" w:type="dxa"/>
              <w:right w:w="108" w:type="dxa"/>
            </w:tcMar>
          </w:tcPr>
          <w:p w14:paraId="0ABB9BB0" w14:textId="6E364091" w:rsidR="000954BA" w:rsidRPr="007566A5" w:rsidRDefault="00D900A1" w:rsidP="0048303D">
            <w:pPr>
              <w:pStyle w:val="Heading4"/>
              <w:jc w:val="left"/>
              <w:rPr>
                <w:b w:val="0"/>
                <w:bCs w:val="0"/>
              </w:rPr>
            </w:pPr>
            <m:oMathPara>
              <m:oMath>
                <m:m>
                  <m:mPr>
                    <m:mcs>
                      <m:mc>
                        <m:mcPr>
                          <m:count m:val="1"/>
                          <m:mcJc m:val="center"/>
                        </m:mcPr>
                      </m:mc>
                    </m:mcs>
                    <m:ctrlPr>
                      <w:rPr>
                        <w:b w:val="0"/>
                        <w:bCs w:val="0"/>
                      </w:rPr>
                    </m:ctrlPr>
                  </m:mPr>
                  <m:mr>
                    <m:e>
                      <m:r>
                        <m:rPr>
                          <m:sty m:val="bi"/>
                        </m:rPr>
                        <m:t>min</m:t>
                      </m:r>
                    </m:e>
                  </m:mr>
                  <m:mr>
                    <m:e>
                      <m:r>
                        <m:rPr>
                          <m:sty m:val="bi"/>
                        </m:rPr>
                        <m:t>β</m:t>
                      </m:r>
                    </m:e>
                  </m:mr>
                </m:m>
                <m:d>
                  <m:dPr>
                    <m:begChr m:val="{"/>
                    <m:endChr m:val="}"/>
                    <m:ctrlPr>
                      <w:rPr>
                        <w:b w:val="0"/>
                        <w:bCs w:val="0"/>
                      </w:rPr>
                    </m:ctrlPr>
                  </m:dPr>
                  <m:e>
                    <m:r>
                      <m:rPr>
                        <m:sty m:val="b"/>
                      </m:rPr>
                      <m:t>-</m:t>
                    </m:r>
                    <m:f>
                      <m:fPr>
                        <m:ctrlPr>
                          <w:rPr>
                            <w:b w:val="0"/>
                            <w:bCs w:val="0"/>
                          </w:rPr>
                        </m:ctrlPr>
                      </m:fPr>
                      <m:num>
                        <m:r>
                          <m:rPr>
                            <m:sty m:val="b"/>
                          </m:rPr>
                          <m:t>1</m:t>
                        </m:r>
                      </m:num>
                      <m:den>
                        <m:r>
                          <m:rPr>
                            <m:sty m:val="bi"/>
                          </m:rPr>
                          <m:t>n</m:t>
                        </m:r>
                      </m:den>
                    </m:f>
                    <m:nary>
                      <m:naryPr>
                        <m:chr m:val="∑"/>
                        <m:limLoc m:val="undOvr"/>
                        <m:ctrlPr>
                          <w:rPr>
                            <w:b w:val="0"/>
                            <w:bCs w:val="0"/>
                          </w:rPr>
                        </m:ctrlPr>
                      </m:naryPr>
                      <m:sub>
                        <m:r>
                          <m:rPr>
                            <m:sty m:val="bi"/>
                          </m:rPr>
                          <m:t>i</m:t>
                        </m:r>
                        <m:r>
                          <m:rPr>
                            <m:sty m:val="b"/>
                          </m:rPr>
                          <m:t>=1</m:t>
                        </m:r>
                      </m:sub>
                      <m:sup>
                        <m:r>
                          <m:rPr>
                            <m:sty m:val="bi"/>
                          </m:rPr>
                          <m:t>n</m:t>
                        </m:r>
                      </m:sup>
                      <m:e>
                        <m:d>
                          <m:dPr>
                            <m:ctrlPr>
                              <w:rPr>
                                <w:b w:val="0"/>
                                <w:bCs w:val="0"/>
                              </w:rPr>
                            </m:ctrlPr>
                          </m:dPr>
                          <m:e>
                            <m:sSub>
                              <m:sSubPr>
                                <m:ctrlPr>
                                  <w:rPr>
                                    <w:b w:val="0"/>
                                    <w:bCs w:val="0"/>
                                  </w:rPr>
                                </m:ctrlPr>
                              </m:sSubPr>
                              <m:e>
                                <m:r>
                                  <m:rPr>
                                    <m:sty m:val="bi"/>
                                  </m:rPr>
                                  <m:t>y</m:t>
                                </m:r>
                              </m:e>
                              <m:sub>
                                <m:r>
                                  <m:rPr>
                                    <m:sty m:val="bi"/>
                                  </m:rPr>
                                  <m:t>i</m:t>
                                </m:r>
                              </m:sub>
                            </m:sSub>
                            <m:func>
                              <m:funcPr>
                                <m:ctrlPr>
                                  <w:rPr>
                                    <w:b w:val="0"/>
                                    <w:bCs w:val="0"/>
                                  </w:rPr>
                                </m:ctrlPr>
                              </m:funcPr>
                              <m:fName>
                                <m:r>
                                  <m:rPr>
                                    <m:sty m:val="b"/>
                                  </m:rPr>
                                  <m:t>log</m:t>
                                </m:r>
                              </m:fName>
                              <m:e>
                                <m:d>
                                  <m:dPr>
                                    <m:ctrlPr>
                                      <w:rPr>
                                        <w:b w:val="0"/>
                                        <w:bCs w:val="0"/>
                                      </w:rPr>
                                    </m:ctrlPr>
                                  </m:dPr>
                                  <m:e>
                                    <m:acc>
                                      <m:accPr>
                                        <m:ctrlPr>
                                          <w:rPr>
                                            <w:b w:val="0"/>
                                            <w:bCs w:val="0"/>
                                          </w:rPr>
                                        </m:ctrlPr>
                                      </m:accPr>
                                      <m:e>
                                        <m:sSub>
                                          <m:sSubPr>
                                            <m:ctrlPr>
                                              <w:rPr>
                                                <w:b w:val="0"/>
                                                <w:bCs w:val="0"/>
                                              </w:rPr>
                                            </m:ctrlPr>
                                          </m:sSubPr>
                                          <m:e>
                                            <m:r>
                                              <m:rPr>
                                                <m:sty m:val="bi"/>
                                              </m:rPr>
                                              <m:t>p</m:t>
                                            </m:r>
                                          </m:e>
                                          <m:sub>
                                            <m:r>
                                              <m:rPr>
                                                <m:sty m:val="bi"/>
                                              </m:rPr>
                                              <m:t>i</m:t>
                                            </m:r>
                                          </m:sub>
                                        </m:sSub>
                                      </m:e>
                                    </m:acc>
                                  </m:e>
                                </m:d>
                              </m:e>
                            </m:func>
                            <m:r>
                              <m:rPr>
                                <m:sty m:val="b"/>
                              </m:rPr>
                              <m:t>+</m:t>
                            </m:r>
                            <m:d>
                              <m:dPr>
                                <m:ctrlPr>
                                  <w:rPr>
                                    <w:b w:val="0"/>
                                    <w:bCs w:val="0"/>
                                  </w:rPr>
                                </m:ctrlPr>
                              </m:dPr>
                              <m:e>
                                <m:r>
                                  <m:rPr>
                                    <m:sty m:val="b"/>
                                  </m:rPr>
                                  <m:t>1-</m:t>
                                </m:r>
                                <m:sSub>
                                  <m:sSubPr>
                                    <m:ctrlPr>
                                      <w:rPr>
                                        <w:b w:val="0"/>
                                        <w:bCs w:val="0"/>
                                      </w:rPr>
                                    </m:ctrlPr>
                                  </m:sSubPr>
                                  <m:e>
                                    <m:r>
                                      <m:rPr>
                                        <m:sty m:val="bi"/>
                                      </m:rPr>
                                      <m:t>y</m:t>
                                    </m:r>
                                  </m:e>
                                  <m:sub>
                                    <m:r>
                                      <m:rPr>
                                        <m:sty m:val="bi"/>
                                      </m:rPr>
                                      <m:t>i</m:t>
                                    </m:r>
                                  </m:sub>
                                </m:sSub>
                              </m:e>
                            </m:d>
                            <m:r>
                              <m:rPr>
                                <m:sty m:val="b"/>
                              </m:rPr>
                              <m:t>log⁡(1-</m:t>
                            </m:r>
                            <m:acc>
                              <m:accPr>
                                <m:ctrlPr>
                                  <w:rPr>
                                    <w:b w:val="0"/>
                                    <w:bCs w:val="0"/>
                                  </w:rPr>
                                </m:ctrlPr>
                              </m:accPr>
                              <m:e>
                                <m:sSub>
                                  <m:sSubPr>
                                    <m:ctrlPr>
                                      <w:rPr>
                                        <w:b w:val="0"/>
                                        <w:bCs w:val="0"/>
                                      </w:rPr>
                                    </m:ctrlPr>
                                  </m:sSubPr>
                                  <m:e>
                                    <m:r>
                                      <m:rPr>
                                        <m:sty m:val="bi"/>
                                      </m:rPr>
                                      <m:t>p</m:t>
                                    </m:r>
                                  </m:e>
                                  <m:sub>
                                    <m:r>
                                      <m:rPr>
                                        <m:sty m:val="bi"/>
                                      </m:rPr>
                                      <m:t>i</m:t>
                                    </m:r>
                                  </m:sub>
                                </m:sSub>
                              </m:e>
                            </m:acc>
                            <m:r>
                              <m:rPr>
                                <m:sty m:val="b"/>
                              </m:rPr>
                              <m:t>)</m:t>
                            </m:r>
                          </m:e>
                        </m:d>
                        <m:r>
                          <m:rPr>
                            <m:sty m:val="b"/>
                          </m:rPr>
                          <m:t xml:space="preserve">+ </m:t>
                        </m:r>
                        <m:r>
                          <m:rPr>
                            <m:sty m:val="bi"/>
                          </m:rPr>
                          <m:t>λ</m:t>
                        </m:r>
                        <m:d>
                          <m:dPr>
                            <m:ctrlPr>
                              <w:rPr>
                                <w:b w:val="0"/>
                                <w:bCs w:val="0"/>
                              </w:rPr>
                            </m:ctrlPr>
                          </m:dPr>
                          <m:e>
                            <m:r>
                              <m:rPr>
                                <m:sty m:val="b"/>
                              </m:rPr>
                              <m:t>(1-</m:t>
                            </m:r>
                            <m:r>
                              <m:rPr>
                                <m:sty m:val="bi"/>
                              </m:rPr>
                              <m:t>α</m:t>
                            </m:r>
                            <m:r>
                              <m:rPr>
                                <m:sty m:val="b"/>
                              </m:rPr>
                              <m:t>)</m:t>
                            </m:r>
                            <m:nary>
                              <m:naryPr>
                                <m:chr m:val="∑"/>
                                <m:limLoc m:val="undOvr"/>
                                <m:ctrlPr>
                                  <w:rPr>
                                    <w:b w:val="0"/>
                                    <w:bCs w:val="0"/>
                                  </w:rPr>
                                </m:ctrlPr>
                              </m:naryPr>
                              <m:sub>
                                <m:r>
                                  <m:rPr>
                                    <m:sty m:val="bi"/>
                                  </m:rPr>
                                  <m:t>j</m:t>
                                </m:r>
                                <m:r>
                                  <m:rPr>
                                    <m:sty m:val="b"/>
                                  </m:rPr>
                                  <m:t>=1</m:t>
                                </m:r>
                              </m:sub>
                              <m:sup>
                                <m:r>
                                  <m:rPr>
                                    <m:sty m:val="bi"/>
                                  </m:rPr>
                                  <m:t>p</m:t>
                                </m:r>
                              </m:sup>
                              <m:e>
                                <m:sSubSup>
                                  <m:sSubSupPr>
                                    <m:ctrlPr>
                                      <w:rPr>
                                        <w:b w:val="0"/>
                                        <w:bCs w:val="0"/>
                                      </w:rPr>
                                    </m:ctrlPr>
                                  </m:sSubSupPr>
                                  <m:e>
                                    <m:r>
                                      <m:rPr>
                                        <m:sty m:val="bi"/>
                                      </m:rPr>
                                      <m:t>β</m:t>
                                    </m:r>
                                  </m:e>
                                  <m:sub>
                                    <m:r>
                                      <m:rPr>
                                        <m:sty m:val="bi"/>
                                      </m:rPr>
                                      <m:t>j</m:t>
                                    </m:r>
                                  </m:sub>
                                  <m:sup>
                                    <m:r>
                                      <m:rPr>
                                        <m:sty m:val="b"/>
                                      </m:rPr>
                                      <m:t>2</m:t>
                                    </m:r>
                                  </m:sup>
                                </m:sSubSup>
                                <m:r>
                                  <m:rPr>
                                    <m:sty m:val="b"/>
                                  </m:rPr>
                                  <m:t>+</m:t>
                                </m:r>
                                <m:r>
                                  <m:rPr>
                                    <m:sty m:val="bi"/>
                                  </m:rPr>
                                  <m:t>α</m:t>
                                </m:r>
                                <m:nary>
                                  <m:naryPr>
                                    <m:chr m:val="∑"/>
                                    <m:limLoc m:val="undOvr"/>
                                    <m:ctrlPr>
                                      <w:rPr>
                                        <w:b w:val="0"/>
                                        <w:bCs w:val="0"/>
                                      </w:rPr>
                                    </m:ctrlPr>
                                  </m:naryPr>
                                  <m:sub>
                                    <m:r>
                                      <m:rPr>
                                        <m:sty m:val="bi"/>
                                      </m:rPr>
                                      <m:t>j</m:t>
                                    </m:r>
                                    <m:r>
                                      <m:rPr>
                                        <m:sty m:val="b"/>
                                      </m:rPr>
                                      <m:t>=1</m:t>
                                    </m:r>
                                  </m:sub>
                                  <m:sup>
                                    <m:r>
                                      <m:rPr>
                                        <m:sty m:val="bi"/>
                                      </m:rPr>
                                      <m:t>p</m:t>
                                    </m:r>
                                  </m:sup>
                                  <m:e>
                                    <m:d>
                                      <m:dPr>
                                        <m:begChr m:val="|"/>
                                        <m:endChr m:val="|"/>
                                        <m:ctrlPr>
                                          <w:rPr>
                                            <w:b w:val="0"/>
                                            <w:bCs w:val="0"/>
                                          </w:rPr>
                                        </m:ctrlPr>
                                      </m:dPr>
                                      <m:e>
                                        <m:sSub>
                                          <m:sSubPr>
                                            <m:ctrlPr>
                                              <w:rPr>
                                                <w:b w:val="0"/>
                                                <w:bCs w:val="0"/>
                                              </w:rPr>
                                            </m:ctrlPr>
                                          </m:sSubPr>
                                          <m:e>
                                            <m:r>
                                              <m:rPr>
                                                <m:sty m:val="bi"/>
                                              </m:rPr>
                                              <m:t>β</m:t>
                                            </m:r>
                                          </m:e>
                                          <m:sub>
                                            <m:r>
                                              <m:rPr>
                                                <m:sty m:val="bi"/>
                                              </m:rPr>
                                              <m:t>j</m:t>
                                            </m:r>
                                          </m:sub>
                                        </m:sSub>
                                      </m:e>
                                    </m:d>
                                  </m:e>
                                </m:nary>
                              </m:e>
                            </m:nary>
                          </m:e>
                        </m:d>
                      </m:e>
                    </m:nary>
                  </m:e>
                </m:d>
              </m:oMath>
            </m:oMathPara>
          </w:p>
          <w:p w14:paraId="5A505A18" w14:textId="77777777" w:rsidR="000954BA" w:rsidRPr="00A6237D" w:rsidRDefault="000954BA" w:rsidP="00273BF7">
            <w:pPr>
              <w:pStyle w:val="Heading4"/>
            </w:pPr>
          </w:p>
        </w:tc>
        <w:tc>
          <w:tcPr>
            <w:tcW w:w="604" w:type="dxa"/>
            <w:tcMar>
              <w:left w:w="108" w:type="dxa"/>
              <w:right w:w="108" w:type="dxa"/>
            </w:tcMar>
          </w:tcPr>
          <w:p w14:paraId="579D3C89" w14:textId="77777777" w:rsidR="000954BA" w:rsidRPr="00A6237D" w:rsidRDefault="000954BA" w:rsidP="00273BF7">
            <w:pPr>
              <w:pStyle w:val="Heading4"/>
            </w:pPr>
          </w:p>
          <w:p w14:paraId="46282A3D" w14:textId="57A025D4" w:rsidR="000954BA" w:rsidRPr="00A6237D" w:rsidRDefault="002C100E" w:rsidP="002C100E">
            <w:pPr>
              <w:pStyle w:val="Heading4"/>
            </w:pPr>
            <w:r>
              <w:rPr>
                <w:b w:val="0"/>
                <w:bCs w:val="0"/>
              </w:rPr>
              <w:t xml:space="preserve">  </w:t>
            </w:r>
            <w:r w:rsidR="000954BA" w:rsidRPr="00A6237D">
              <w:rPr>
                <w:b w:val="0"/>
                <w:bCs w:val="0"/>
              </w:rPr>
              <w:t>(</w:t>
            </w:r>
            <w:r w:rsidR="002C7BDA">
              <w:rPr>
                <w:b w:val="0"/>
                <w:bCs w:val="0"/>
              </w:rPr>
              <w:t>5</w:t>
            </w:r>
            <w:r w:rsidR="000954BA" w:rsidRPr="00A6237D">
              <w:rPr>
                <w:b w:val="0"/>
                <w:bCs w:val="0"/>
              </w:rPr>
              <w:t>)</w:t>
            </w:r>
          </w:p>
        </w:tc>
      </w:tr>
    </w:tbl>
    <w:p w14:paraId="2D028EEA" w14:textId="77777777" w:rsidR="000954BA" w:rsidRPr="00A6237D" w:rsidRDefault="000954BA" w:rsidP="009260D8"/>
    <w:p w14:paraId="3E4114A0" w14:textId="35D81A1F" w:rsidR="0001248C" w:rsidRPr="00A6237D" w:rsidRDefault="00515B85" w:rsidP="009260D8">
      <w:r w:rsidRPr="00A6237D">
        <w:t xml:space="preserve">In Equation </w:t>
      </w:r>
      <w:r w:rsidR="002C7BDA">
        <w:t>5</w:t>
      </w:r>
      <w:r w:rsidRPr="00A6237D">
        <w:t xml:space="preserve">, the first term in parentheses is the </w:t>
      </w:r>
      <w:r w:rsidR="00B20DDB" w:rsidRPr="00A6237D">
        <w:t xml:space="preserve">traditional </w:t>
      </w:r>
      <w:r w:rsidR="003F5999" w:rsidRPr="00A6237D">
        <w:t>log-likelihood estimation problem for logistic regression</w:t>
      </w:r>
      <w:r w:rsidR="00E52584" w:rsidRPr="00A6237D">
        <w:t xml:space="preserve">. </w:t>
      </w:r>
      <w:r w:rsidRPr="00A6237D">
        <w:t>The second term i</w:t>
      </w:r>
      <w:r w:rsidR="003F5999" w:rsidRPr="00A6237D">
        <w:t xml:space="preserve">s the </w:t>
      </w:r>
      <w:proofErr w:type="spellStart"/>
      <w:r w:rsidR="00B55ACF" w:rsidRPr="00A6237D">
        <w:t>Lagrangian</w:t>
      </w:r>
      <w:proofErr w:type="spellEnd"/>
      <w:r w:rsidR="00B55ACF" w:rsidRPr="00A6237D">
        <w:t xml:space="preserve"> penalty function (</w:t>
      </w:r>
      <w:r w:rsidR="00B55ACF" w:rsidRPr="00A6237D">
        <w:rPr>
          <w:rFonts w:ascii="Symbol" w:hAnsi="Symbol"/>
        </w:rPr>
        <w:t></w:t>
      </w:r>
      <w:r w:rsidR="00B55ACF" w:rsidRPr="00A6237D">
        <w:t xml:space="preserve">) for the </w:t>
      </w:r>
      <w:r w:rsidR="003F5999" w:rsidRPr="00A6237D">
        <w:t xml:space="preserve">mixed combination </w:t>
      </w:r>
      <w:r w:rsidR="00B55ACF" w:rsidRPr="00A6237D">
        <w:t xml:space="preserve">(parameter </w:t>
      </w:r>
      <w:r w:rsidR="00B55ACF" w:rsidRPr="00A6237D">
        <w:rPr>
          <w:rFonts w:ascii="Symbol" w:hAnsi="Symbol"/>
        </w:rPr>
        <w:t></w:t>
      </w:r>
      <w:r w:rsidR="00B55ACF" w:rsidRPr="00A6237D">
        <w:t xml:space="preserve">) </w:t>
      </w:r>
      <w:r w:rsidR="003F5999" w:rsidRPr="00A6237D">
        <w:t>of the L2 Norm (squared coefficients</w:t>
      </w:r>
      <w:r w:rsidR="00B55ACF" w:rsidRPr="00A6237D">
        <w:t xml:space="preserve"> used in ridge regression</w:t>
      </w:r>
      <w:r w:rsidR="003F5999" w:rsidRPr="00A6237D">
        <w:t>) and L1 Norm (absolute value of the coefficients</w:t>
      </w:r>
      <w:r w:rsidR="00B55ACF" w:rsidRPr="00A6237D">
        <w:t xml:space="preserve"> used in Lasso regression</w:t>
      </w:r>
      <w:r w:rsidR="003F5999" w:rsidRPr="00A6237D">
        <w:t xml:space="preserve">). </w:t>
      </w:r>
      <w:r w:rsidR="00B55ACF" w:rsidRPr="00A6237D">
        <w:t xml:space="preserve">Since the objective function seeks to minimize, some coefficients are driven to zero given the </w:t>
      </w:r>
      <w:r w:rsidR="00EE2B3B" w:rsidRPr="00A6237D">
        <w:t xml:space="preserve">diamond </w:t>
      </w:r>
      <w:r w:rsidR="00B55ACF" w:rsidRPr="00A6237D">
        <w:t>shape</w:t>
      </w:r>
      <w:r w:rsidR="00EE2B3B" w:rsidRPr="00A6237D">
        <w:t xml:space="preserve"> (in high dimension)</w:t>
      </w:r>
      <w:r w:rsidR="00B55ACF" w:rsidRPr="00A6237D">
        <w:t xml:space="preserve"> Lasso penalty. The ridge penalty</w:t>
      </w:r>
      <w:r w:rsidR="00EE2B3B" w:rsidRPr="00A6237D">
        <w:t xml:space="preserve"> (an ellipse in high dimension)</w:t>
      </w:r>
      <w:r w:rsidR="00B55ACF" w:rsidRPr="00A6237D">
        <w:t xml:space="preserve"> </w:t>
      </w:r>
      <w:r w:rsidR="00EE2B3B" w:rsidRPr="00A6237D">
        <w:t xml:space="preserve">is </w:t>
      </w:r>
      <w:r w:rsidR="00C20FC3" w:rsidRPr="00A6237D">
        <w:t xml:space="preserve">also </w:t>
      </w:r>
      <w:r w:rsidR="00EE2B3B" w:rsidRPr="00A6237D">
        <w:t xml:space="preserve">included because it </w:t>
      </w:r>
      <w:r w:rsidR="00586A8C" w:rsidRPr="00A6237D">
        <w:t>tends to</w:t>
      </w:r>
      <w:r w:rsidR="00EE2B3B" w:rsidRPr="00A6237D">
        <w:t xml:space="preserve"> handle correlated predictors better. </w:t>
      </w:r>
    </w:p>
    <w:p w14:paraId="358979FD" w14:textId="6805C234" w:rsidR="006C4AB7" w:rsidRPr="00A6237D" w:rsidRDefault="006216FC" w:rsidP="005E258E">
      <w:pPr>
        <w:spacing w:after="160" w:line="259" w:lineRule="auto"/>
        <w:jc w:val="left"/>
        <w:rPr>
          <w:rFonts w:ascii="Cambria Math" w:hAnsi="Cambria Math"/>
          <w:b/>
          <w:bCs/>
          <w:sz w:val="20"/>
          <w:szCs w:val="20"/>
        </w:rPr>
      </w:pPr>
      <w:r w:rsidRPr="00A6237D">
        <w:t>For each of the splits (50% through 90% training sets</w:t>
      </w:r>
      <w:r w:rsidR="003803AA">
        <w:t>, see Table 2</w:t>
      </w:r>
      <w:r w:rsidRPr="00A6237D">
        <w:t xml:space="preserve">), coefficients were evaluated based on the results of the </w:t>
      </w:r>
      <w:proofErr w:type="spellStart"/>
      <w:r w:rsidRPr="00A6237D">
        <w:t>ElasticNet</w:t>
      </w:r>
      <w:proofErr w:type="spellEnd"/>
      <w:r w:rsidRPr="00A6237D">
        <w:t>. The top 1</w:t>
      </w:r>
      <w:r w:rsidR="006B0CF7" w:rsidRPr="00A6237D">
        <w:t xml:space="preserve">5 </w:t>
      </w:r>
      <w:r w:rsidRPr="00A6237D">
        <w:t>coefficients</w:t>
      </w:r>
      <w:r w:rsidR="0093649A" w:rsidRPr="00A6237D">
        <w:t>,</w:t>
      </w:r>
      <w:r w:rsidRPr="00A6237D">
        <w:t xml:space="preserve"> based on </w:t>
      </w:r>
      <w:r w:rsidR="00960690" w:rsidRPr="00A6237D">
        <w:t xml:space="preserve">absolute </w:t>
      </w:r>
      <w:r w:rsidRPr="00A6237D">
        <w:t>magnitude</w:t>
      </w:r>
      <w:r w:rsidR="0093649A" w:rsidRPr="00A6237D">
        <w:t>,</w:t>
      </w:r>
      <w:r w:rsidRPr="00A6237D">
        <w:t xml:space="preserve"> were </w:t>
      </w:r>
      <w:r w:rsidR="006B0CF7" w:rsidRPr="00A6237D">
        <w:t>evaluated for inclusion.</w:t>
      </w:r>
      <w:r w:rsidR="004D6140" w:rsidRPr="00A6237D">
        <w:t xml:space="preserve">  For highly collinear variables (e.g., correlation of 0.9 or higher), only one was selected for inclusion in the model.  Variable selection </w:t>
      </w:r>
      <w:r w:rsidR="003803AA">
        <w:t xml:space="preserve">for the model </w:t>
      </w:r>
      <w:r w:rsidR="004D6140" w:rsidRPr="00A6237D">
        <w:t xml:space="preserve">across </w:t>
      </w:r>
      <w:proofErr w:type="gramStart"/>
      <w:r w:rsidR="003803AA">
        <w:t>all of</w:t>
      </w:r>
      <w:proofErr w:type="gramEnd"/>
      <w:r w:rsidR="003803AA">
        <w:t xml:space="preserve"> </w:t>
      </w:r>
      <w:r w:rsidR="004D6140" w:rsidRPr="00A6237D">
        <w:t xml:space="preserve">the </w:t>
      </w:r>
      <w:r w:rsidR="003803AA">
        <w:t>investigated</w:t>
      </w:r>
      <w:r w:rsidR="004D6140" w:rsidRPr="00A6237D">
        <w:t xml:space="preserve"> splits was highly congruent</w:t>
      </w:r>
      <w:r w:rsidR="00FA5DAE" w:rsidRPr="00A6237D">
        <w:t xml:space="preserve"> as indicated by the ‘model votes’ column which counts the number of inclusions across the training splits</w:t>
      </w:r>
      <w:r w:rsidR="004D6140" w:rsidRPr="00A6237D">
        <w:t xml:space="preserve">.  </w:t>
      </w:r>
      <w:r w:rsidRPr="00A6237D">
        <w:t xml:space="preserve">These variables were then selected for use in the </w:t>
      </w:r>
      <w:r w:rsidR="00960690" w:rsidRPr="00A6237D">
        <w:t>alternative model</w:t>
      </w:r>
      <w:r w:rsidR="00681028" w:rsidRPr="00A6237D">
        <w:t xml:space="preserve"> based</w:t>
      </w:r>
      <w:r w:rsidR="00960690" w:rsidRPr="00A6237D">
        <w:t xml:space="preserve">.  Table </w:t>
      </w:r>
      <w:r w:rsidR="00DA1F3C" w:rsidRPr="00A6237D">
        <w:t>3</w:t>
      </w:r>
      <w:r w:rsidR="00960690" w:rsidRPr="00A6237D">
        <w:t xml:space="preserve"> shows the congruence among models and model splits</w:t>
      </w:r>
      <w:r w:rsidR="00806AE3" w:rsidRPr="00A6237D">
        <w:t>, with only the 50</w:t>
      </w:r>
      <w:r w:rsidR="0017625A">
        <w:t>%-</w:t>
      </w:r>
      <w:r w:rsidR="00806AE3" w:rsidRPr="00A6237D">
        <w:t>50</w:t>
      </w:r>
      <w:r w:rsidR="0017625A">
        <w:t>%</w:t>
      </w:r>
      <w:r w:rsidR="00806AE3" w:rsidRPr="00A6237D">
        <w:t xml:space="preserve"> split model demonstrating </w:t>
      </w:r>
      <w:r w:rsidR="00903A69">
        <w:t xml:space="preserve">any </w:t>
      </w:r>
      <w:r w:rsidR="00806AE3" w:rsidRPr="00A6237D">
        <w:t xml:space="preserve">different variable selection choices. </w:t>
      </w:r>
    </w:p>
    <w:p w14:paraId="04489D30" w14:textId="08B57D02" w:rsidR="007153AC" w:rsidRPr="00A6237D" w:rsidRDefault="007153AC" w:rsidP="00273BF7">
      <w:pPr>
        <w:pStyle w:val="Heading4"/>
        <w:rPr>
          <w:rFonts w:ascii="Palatino Linotype" w:hAnsi="Palatino Linotype"/>
        </w:rPr>
      </w:pPr>
      <w:r w:rsidRPr="00A6237D">
        <w:rPr>
          <w:rFonts w:ascii="Palatino Linotype" w:hAnsi="Palatino Linotype"/>
        </w:rPr>
        <w:t xml:space="preserve">Table </w:t>
      </w:r>
      <w:r w:rsidR="00DA1F3C" w:rsidRPr="00A6237D">
        <w:rPr>
          <w:rFonts w:ascii="Palatino Linotype" w:hAnsi="Palatino Linotype"/>
        </w:rPr>
        <w:t>3</w:t>
      </w:r>
      <w:r w:rsidRPr="00A6237D">
        <w:rPr>
          <w:rFonts w:ascii="Palatino Linotype" w:hAnsi="Palatino Linotype"/>
        </w:rPr>
        <w:t>.  Elastic Net</w:t>
      </w:r>
      <w:r w:rsidR="001E0CEB" w:rsidRPr="00A6237D">
        <w:rPr>
          <w:rFonts w:ascii="Palatino Linotype" w:hAnsi="Palatino Linotype"/>
        </w:rPr>
        <w:t xml:space="preserve"> Congruence and Variable Selection</w:t>
      </w:r>
    </w:p>
    <w:p w14:paraId="078AF362" w14:textId="60E11926" w:rsidR="007153AC" w:rsidRPr="00A6237D" w:rsidRDefault="007153AC" w:rsidP="009260D8"/>
    <w:bookmarkStart w:id="504" w:name="_1788168989"/>
    <w:bookmarkEnd w:id="504"/>
    <w:bookmarkStart w:id="505" w:name="_MON_1810541050"/>
    <w:bookmarkEnd w:id="505"/>
    <w:p w14:paraId="53D10447" w14:textId="587AC2A6" w:rsidR="00681028" w:rsidRPr="00A6237D" w:rsidRDefault="004A02C2" w:rsidP="006C4AB7">
      <w:pPr>
        <w:ind w:left="720" w:firstLine="0"/>
      </w:pPr>
      <w:r w:rsidRPr="00A6237D">
        <w:object w:dxaOrig="9233" w:dyaOrig="6081" w14:anchorId="166BB46B">
          <v:shape id="_x0000_i1026" type="#_x0000_t75" style="width:488.95pt;height:305.35pt" o:ole="">
            <v:imagedata r:id="rId18" o:title=""/>
          </v:shape>
          <o:OLEObject Type="Embed" ProgID="Excel.Sheet.12" ShapeID="_x0000_i1026" DrawAspect="Content" ObjectID="_1810705701" r:id="rId19"/>
        </w:object>
      </w:r>
    </w:p>
    <w:p w14:paraId="18D26128" w14:textId="2A5F408F" w:rsidR="0054476A" w:rsidRPr="00D1258C" w:rsidDel="00F31F9F" w:rsidRDefault="00A47548" w:rsidP="00723162">
      <w:pPr>
        <w:pStyle w:val="Heading2"/>
        <w:rPr>
          <w:del w:id="506" w:author="Beauvais, Bradley M" w:date="2025-06-04T12:09:00Z" w16du:dateUtc="2025-06-04T17:09:00Z"/>
          <w:iCs/>
        </w:rPr>
      </w:pPr>
      <w:del w:id="507" w:author="Beauvais, Bradley M" w:date="2025-06-04T12:09:00Z" w16du:dateUtc="2025-06-04T17:09:00Z">
        <w:r w:rsidRPr="00D1258C" w:rsidDel="00F31F9F">
          <w:delText>4</w:delText>
        </w:r>
        <w:r w:rsidR="0054476A" w:rsidRPr="00D1258C" w:rsidDel="00F31F9F">
          <w:delText>.</w:delText>
        </w:r>
        <w:r w:rsidR="00D43CAF" w:rsidDel="00F31F9F">
          <w:delText>3</w:delText>
        </w:r>
        <w:r w:rsidR="0054476A" w:rsidRPr="00D1258C" w:rsidDel="00F31F9F">
          <w:delText>. Model Building, Excursions</w:delText>
        </w:r>
      </w:del>
    </w:p>
    <w:p w14:paraId="3FDEFC0E" w14:textId="45E35E91" w:rsidR="00956292" w:rsidRPr="00A6237D" w:rsidDel="00F31F9F" w:rsidRDefault="0054476A" w:rsidP="009260D8">
      <w:pPr>
        <w:rPr>
          <w:del w:id="508" w:author="Beauvais, Bradley M" w:date="2025-06-04T12:09:00Z" w16du:dateUtc="2025-06-04T17:09:00Z"/>
        </w:rPr>
      </w:pPr>
      <w:del w:id="509" w:author="Beauvais, Bradley M" w:date="2025-06-04T12:09:00Z" w16du:dateUtc="2025-06-04T17:09:00Z">
        <w:r w:rsidRPr="00A6237D" w:rsidDel="00F31F9F">
          <w:delText xml:space="preserve">Aside from the evaluation of the robustness to the choice of splitting, the research team investigated two excursions.  The first excursion </w:delText>
        </w:r>
        <w:r w:rsidR="007F61BE" w:rsidRPr="00A6237D" w:rsidDel="00F31F9F">
          <w:delText>applied the</w:delText>
        </w:r>
        <w:r w:rsidRPr="00A6237D" w:rsidDel="00F31F9F">
          <w:delText xml:space="preserve"> BRKFSST model to</w:delText>
        </w:r>
        <w:r w:rsidR="007F61BE" w:rsidRPr="00A6237D" w:rsidDel="00F31F9F">
          <w:delText xml:space="preserve"> the</w:delText>
        </w:r>
        <w:r w:rsidR="00956292" w:rsidRPr="00A6237D" w:rsidDel="00F31F9F">
          <w:delText xml:space="preserve"> COVID </w:delText>
        </w:r>
        <w:r w:rsidR="00586A8C" w:rsidRPr="00A6237D" w:rsidDel="00F31F9F">
          <w:delText>period</w:delText>
        </w:r>
        <w:r w:rsidR="00956292" w:rsidRPr="00A6237D" w:rsidDel="00F31F9F">
          <w:delText xml:space="preserve"> (year 2019 through 2021)</w:delText>
        </w:r>
        <w:r w:rsidR="007F61BE" w:rsidRPr="00A6237D" w:rsidDel="00F31F9F">
          <w:delText xml:space="preserve"> only</w:delText>
        </w:r>
        <w:r w:rsidR="00956292" w:rsidRPr="00A6237D" w:rsidDel="00F31F9F">
          <w:delText xml:space="preserve">. The intent was to investigate the robustness of the estimated model for that given </w:delText>
        </w:r>
        <w:r w:rsidR="00586A8C" w:rsidRPr="00A6237D" w:rsidDel="00F31F9F">
          <w:delText>period</w:delText>
        </w:r>
        <w:r w:rsidR="007F61BE" w:rsidRPr="00A6237D" w:rsidDel="00F31F9F">
          <w:delText xml:space="preserve"> given potential changes in the environment.</w:delText>
        </w:r>
      </w:del>
    </w:p>
    <w:p w14:paraId="2195EF12" w14:textId="78567751" w:rsidR="0054476A" w:rsidRPr="00A6237D" w:rsidDel="00F31F9F" w:rsidRDefault="00956292" w:rsidP="009260D8">
      <w:pPr>
        <w:rPr>
          <w:del w:id="510" w:author="Beauvais, Bradley M" w:date="2025-06-04T12:09:00Z" w16du:dateUtc="2025-06-04T17:09:00Z"/>
        </w:rPr>
      </w:pPr>
      <w:del w:id="511" w:author="Beauvais, Bradley M" w:date="2025-06-04T12:09:00Z" w16du:dateUtc="2025-06-04T17:09:00Z">
        <w:r w:rsidRPr="00A6237D" w:rsidDel="00F31F9F">
          <w:delText xml:space="preserve">The second excursion involved building a model that used two-lagged variables only.  The intent of this model was to evaluate its performance given that early identification of potential issues allows for intervention quicker.  </w:delText>
        </w:r>
      </w:del>
    </w:p>
    <w:p w14:paraId="27DB4CF0" w14:textId="32728CEA" w:rsidR="006216FC" w:rsidRPr="00D1258C" w:rsidRDefault="00A47548" w:rsidP="00723162">
      <w:pPr>
        <w:pStyle w:val="Heading2"/>
        <w:rPr>
          <w:iCs/>
        </w:rPr>
      </w:pPr>
      <w:r w:rsidRPr="00D1258C">
        <w:t>4</w:t>
      </w:r>
      <w:r w:rsidR="006216FC" w:rsidRPr="00D1258C">
        <w:t>.</w:t>
      </w:r>
      <w:del w:id="512" w:author="Beauvais, Bradley M" w:date="2025-06-04T12:09:00Z" w16du:dateUtc="2025-06-04T17:09:00Z">
        <w:r w:rsidR="009A4B89" w:rsidDel="00F31F9F">
          <w:delText>4</w:delText>
        </w:r>
      </w:del>
      <w:ins w:id="513" w:author="Beauvais, Bradley M" w:date="2025-06-04T12:09:00Z" w16du:dateUtc="2025-06-04T17:09:00Z">
        <w:r w:rsidR="00F31F9F">
          <w:t>3</w:t>
        </w:r>
      </w:ins>
      <w:r w:rsidR="006216FC" w:rsidRPr="00D1258C">
        <w:t xml:space="preserve">. </w:t>
      </w:r>
      <w:r w:rsidR="00741037" w:rsidRPr="00D1258C">
        <w:t>Model Estimation</w:t>
      </w:r>
      <w:ins w:id="514" w:author="Beauvais, Bradley M" w:date="2025-06-04T11:48:00Z" w16du:dateUtc="2025-06-04T16:48:00Z">
        <w:r w:rsidR="004A7479">
          <w:t xml:space="preserve"> – Logistic Regression</w:t>
        </w:r>
      </w:ins>
    </w:p>
    <w:p w14:paraId="1E05897F" w14:textId="28FE627A" w:rsidR="00A22141" w:rsidDel="004A7479" w:rsidRDefault="00A47548" w:rsidP="00F94C5A">
      <w:pPr>
        <w:pStyle w:val="Heading3"/>
        <w:spacing w:before="0"/>
        <w:rPr>
          <w:del w:id="515" w:author="Beauvais, Bradley M" w:date="2025-06-04T11:48:00Z" w16du:dateUtc="2025-06-04T16:48:00Z"/>
        </w:rPr>
      </w:pPr>
      <w:del w:id="516" w:author="Beauvais, Bradley M" w:date="2025-06-04T11:48:00Z" w16du:dateUtc="2025-06-04T16:48:00Z">
        <w:r w:rsidDel="004A7479">
          <w:delText>4</w:delText>
        </w:r>
        <w:r w:rsidR="00A22141" w:rsidRPr="00A6237D" w:rsidDel="004A7479">
          <w:delText>.</w:delText>
        </w:r>
        <w:r w:rsidR="009A4B89" w:rsidDel="004A7479">
          <w:delText>4</w:delText>
        </w:r>
        <w:r w:rsidR="00741037" w:rsidRPr="00A6237D" w:rsidDel="004A7479">
          <w:delText>.1</w:delText>
        </w:r>
        <w:r w:rsidR="00A22141" w:rsidRPr="00A6237D" w:rsidDel="004A7479">
          <w:delText xml:space="preserve">. </w:delText>
        </w:r>
        <w:r w:rsidR="00014F64" w:rsidRPr="00A6237D" w:rsidDel="004A7479">
          <w:delText>Method</w:delText>
        </w:r>
        <w:r w:rsidR="00DA1F3C" w:rsidRPr="00A6237D" w:rsidDel="004A7479">
          <w:delText xml:space="preserve"> 1</w:delText>
        </w:r>
        <w:r w:rsidR="00014F64" w:rsidRPr="00A6237D" w:rsidDel="004A7479">
          <w:delText xml:space="preserve">- </w:delText>
        </w:r>
        <w:r w:rsidR="00A22141" w:rsidRPr="00A6237D" w:rsidDel="004A7479">
          <w:delText>Logistic Regression</w:delText>
        </w:r>
        <w:r w:rsidR="00741037" w:rsidRPr="00A6237D" w:rsidDel="004A7479">
          <w:delText xml:space="preserve"> </w:delText>
        </w:r>
      </w:del>
    </w:p>
    <w:p w14:paraId="4E789412" w14:textId="2A7E03F1" w:rsidR="00F94C5A" w:rsidDel="004A7479" w:rsidRDefault="00F94C5A" w:rsidP="00CC2314">
      <w:pPr>
        <w:rPr>
          <w:del w:id="517" w:author="Beauvais, Bradley M" w:date="2025-06-04T11:48:00Z" w16du:dateUtc="2025-06-04T16:48:00Z"/>
        </w:rPr>
      </w:pPr>
    </w:p>
    <w:p w14:paraId="12269687" w14:textId="7ABB35D5" w:rsidR="00B91452" w:rsidRPr="00A6237D" w:rsidRDefault="1B9A5997" w:rsidP="00F94C5A">
      <w:r w:rsidRPr="00A6237D">
        <w:t>Logistic regression (LR) models served as the most appropriate tool for estimating variable directionality and magnitude</w:t>
      </w:r>
      <w:r w:rsidR="007423C2">
        <w:t xml:space="preserve">. </w:t>
      </w:r>
      <w:r w:rsidRPr="00A6237D">
        <w:t xml:space="preserve">LR is well-suited for 2-class classification (e.g., bankrupt versus non-bankrupt) given the Bernoulli nature of each trial. In LR, the error term follows a logistic distribution. Using this distribution provides the following formula for estimating a bankruptcy: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e>
        </m:d>
        <m:r>
          <w:rPr>
            <w:rFonts w:ascii="Cambria Math" w:hAnsi="Cambria Math"/>
          </w:rPr>
          <m:t>=</m:t>
        </m:r>
        <m:r>
          <m:rPr>
            <m:sty m:val="p"/>
          </m:rPr>
          <w:rPr>
            <w:rFonts w:ascii="Cambria Math" w:eastAsia="Times New Roman" w:hAnsi="Cambria Math" w:cs="Segoe UI"/>
          </w:rPr>
          <m:t xml:space="preserve"> </m:t>
        </m:r>
        <m:f>
          <m:fPr>
            <m:ctrlPr>
              <w:rPr>
                <w:rFonts w:ascii="Cambria Math" w:hAnsi="Cambria Math"/>
                <w:i/>
              </w:rPr>
            </m:ctrlPr>
          </m:fPr>
          <m:num>
            <m:func>
              <m:funcPr>
                <m:ctrlPr>
                  <w:rPr>
                    <w:rFonts w:ascii="Cambria Math" w:hAnsi="Cambria Math"/>
                    <w:i/>
                  </w:rPr>
                </m:ctrlPr>
              </m:funcPr>
              <m:fName>
                <m:r>
                  <w:rPr>
                    <w:rFonts w:ascii="Cambria Math" w:hAnsi="Cambria Math"/>
                  </w:rPr>
                  <m:t>exp</m:t>
                </m:r>
              </m:fName>
              <m:e>
                <m:r>
                  <w:rPr>
                    <w:rFonts w:ascii="Cambria Math" w:hAnsi="Cambria Math"/>
                  </w:rPr>
                  <m:t>(</m:t>
                </m:r>
              </m:e>
            </m:func>
            <m:r>
              <m:rPr>
                <m:sty m:val="bi"/>
              </m:rPr>
              <w:rPr>
                <w:rFonts w:ascii="Cambria Math" w:hAnsi="Cambria Math"/>
              </w:rPr>
              <m:t>X</m:t>
            </m:r>
            <m:r>
              <w:rPr>
                <w:rFonts w:ascii="Cambria Math" w:hAnsi="Cambria Math"/>
              </w:rPr>
              <m:t>β)</m:t>
            </m:r>
          </m:num>
          <m:den>
            <m:r>
              <w:rPr>
                <w:rFonts w:ascii="Cambria Math" w:hAnsi="Cambria Math"/>
              </w:rPr>
              <m:t>1+</m:t>
            </m:r>
            <m:func>
              <m:funcPr>
                <m:ctrlPr>
                  <w:rPr>
                    <w:rFonts w:ascii="Cambria Math" w:hAnsi="Cambria Math"/>
                    <w:i/>
                  </w:rPr>
                </m:ctrlPr>
              </m:funcPr>
              <m:fName>
                <m:r>
                  <w:rPr>
                    <w:rFonts w:ascii="Cambria Math" w:hAnsi="Cambria Math"/>
                  </w:rPr>
                  <m:t>exp</m:t>
                </m:r>
              </m:fName>
              <m:e>
                <m:r>
                  <w:rPr>
                    <w:rFonts w:ascii="Cambria Math" w:hAnsi="Cambria Math"/>
                  </w:rPr>
                  <m:t>(</m:t>
                </m:r>
              </m:e>
            </m:func>
            <m:r>
              <m:rPr>
                <m:sty m:val="bi"/>
              </m:rPr>
              <w:rPr>
                <w:rFonts w:ascii="Cambria Math" w:hAnsi="Cambria Math"/>
              </w:rPr>
              <m:t>X</m:t>
            </m:r>
            <m:r>
              <w:rPr>
                <w:rFonts w:ascii="Cambria Math" w:hAnsi="Cambria Math"/>
              </w:rPr>
              <m:t>β)</m:t>
            </m:r>
          </m:den>
        </m:f>
      </m:oMath>
      <w:r w:rsidRPr="00A6237D">
        <w:t xml:space="preserve"> . Its complement is therefore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=0</m:t>
            </m:r>
          </m:e>
        </m:d>
        <m:r>
          <w:rPr>
            <w:rFonts w:ascii="Cambria Math" w:hAnsi="Cambria Math"/>
          </w:rPr>
          <m:t>=</m:t>
        </m:r>
        <m:r>
          <m:rPr>
            <m:sty m:val="p"/>
          </m:rPr>
          <w:rPr>
            <w:rFonts w:ascii="Cambria Math" w:eastAsia="Times New Roman" w:hAnsi="Cambria Math" w:cs="Segoe UI"/>
          </w:rPr>
          <m:t xml:space="preserve"> </m:t>
        </m:r>
        <m:f>
          <m:fPr>
            <m:ctrlPr>
              <w:rPr>
                <w:rFonts w:ascii="Cambria Math" w:hAnsi="Cambria Math"/>
                <w:i/>
              </w:rPr>
            </m:ctrlPr>
          </m:fPr>
          <m:num>
            <m:r>
              <w:rPr>
                <w:rFonts w:ascii="Cambria Math" w:hAnsi="Cambria Math"/>
              </w:rPr>
              <m:t>1</m:t>
            </m:r>
          </m:num>
          <m:den>
            <m:r>
              <w:rPr>
                <w:rFonts w:ascii="Cambria Math" w:hAnsi="Cambria Math"/>
              </w:rPr>
              <m:t>1+</m:t>
            </m:r>
            <m:func>
              <m:funcPr>
                <m:ctrlPr>
                  <w:rPr>
                    <w:rFonts w:ascii="Cambria Math" w:hAnsi="Cambria Math"/>
                    <w:i/>
                  </w:rPr>
                </m:ctrlPr>
              </m:funcPr>
              <m:fName>
                <m:r>
                  <w:rPr>
                    <w:rFonts w:ascii="Cambria Math" w:hAnsi="Cambria Math"/>
                  </w:rPr>
                  <m:t>exp</m:t>
                </m:r>
              </m:fName>
              <m:e>
                <m:r>
                  <w:rPr>
                    <w:rFonts w:ascii="Cambria Math" w:hAnsi="Cambria Math"/>
                  </w:rPr>
                  <m:t>(</m:t>
                </m:r>
              </m:e>
            </m:func>
            <m:r>
              <m:rPr>
                <m:sty m:val="bi"/>
              </m:rPr>
              <w:rPr>
                <w:rFonts w:ascii="Cambria Math" w:hAnsi="Cambria Math"/>
              </w:rPr>
              <m:t>X</m:t>
            </m:r>
            <m:r>
              <w:rPr>
                <w:rFonts w:ascii="Cambria Math" w:hAnsi="Cambria Math"/>
              </w:rPr>
              <m:t>β)</m:t>
            </m:r>
          </m:den>
        </m:f>
      </m:oMath>
      <w:r w:rsidRPr="00A6237D">
        <w:t xml:space="preserve"> . The odds ratio (OR) is then </w:t>
      </w:r>
      <m:oMath>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m:t>
                </m:r>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=0</m:t>
                </m:r>
              </m:e>
            </m:d>
          </m:den>
        </m:f>
      </m:oMath>
      <w:r w:rsidRPr="00A6237D">
        <w:t xml:space="preserve">   which simplifies to </w:t>
      </w:r>
      <m:oMath>
        <m:r>
          <w:rPr>
            <w:rFonts w:ascii="Cambria Math" w:eastAsia="Times New Roman" w:hAnsi="Cambria Math" w:cs="Segoe UI"/>
          </w:rPr>
          <m:t>OR=</m:t>
        </m:r>
        <m:func>
          <m:funcPr>
            <m:ctrlPr>
              <w:rPr>
                <w:rFonts w:ascii="Cambria Math" w:hAnsi="Cambria Math"/>
                <w:i/>
              </w:rPr>
            </m:ctrlPr>
          </m:funcPr>
          <m:fName>
            <m:r>
              <w:rPr>
                <w:rFonts w:ascii="Cambria Math" w:hAnsi="Cambria Math"/>
              </w:rPr>
              <m:t>exp</m:t>
            </m:r>
          </m:fName>
          <m:e>
            <m:r>
              <w:rPr>
                <w:rFonts w:ascii="Cambria Math" w:hAnsi="Cambria Math"/>
              </w:rPr>
              <m:t>(</m:t>
            </m:r>
          </m:e>
        </m:func>
        <m:r>
          <m:rPr>
            <m:sty m:val="bi"/>
          </m:rPr>
          <w:rPr>
            <w:rFonts w:ascii="Cambria Math" w:hAnsi="Cambria Math"/>
          </w:rPr>
          <m:t>X</m:t>
        </m:r>
        <m:r>
          <w:rPr>
            <w:rFonts w:ascii="Cambria Math" w:hAnsi="Cambria Math"/>
          </w:rPr>
          <m:t>β)</m:t>
        </m:r>
      </m:oMath>
      <w:r w:rsidRPr="00A6237D">
        <w:t xml:space="preserve"> .  By taking the log of the OR, the equation becomes linear in parameters,</w:t>
      </w:r>
      <w:r w:rsidRPr="207670A7">
        <w:rPr>
          <w:rFonts w:eastAsia="Times New Roman" w:cs="Segoe UI"/>
          <w:i/>
          <w:iCs/>
        </w:rPr>
        <w:t xml:space="preserve"> </w:t>
      </w:r>
      <m:oMath>
        <m:r>
          <w:rPr>
            <w:rFonts w:ascii="Cambria Math" w:eastAsia="Times New Roman" w:hAnsi="Cambria Math" w:cs="Segoe UI"/>
          </w:rPr>
          <m:t>log</m:t>
        </m:r>
        <m:r>
          <m:rPr>
            <m:sty m:val="p"/>
          </m:rPr>
          <w:rPr>
            <w:rFonts w:ascii="Cambria Math" w:eastAsia="Times New Roman" w:hAnsi="Cambria Math" w:cs="Segoe UI"/>
          </w:rPr>
          <m:t>⁡(</m:t>
        </m:r>
        <m:r>
          <w:rPr>
            <w:rFonts w:ascii="Cambria Math" w:eastAsia="Times New Roman" w:hAnsi="Cambria Math" w:cs="Segoe UI"/>
          </w:rPr>
          <m:t>OR)=</m:t>
        </m:r>
        <m:r>
          <m:rPr>
            <m:sty m:val="bi"/>
          </m:rPr>
          <w:rPr>
            <w:rFonts w:ascii="Cambria Math" w:hAnsi="Cambria Math"/>
          </w:rPr>
          <m:t>X</m:t>
        </m:r>
        <m:r>
          <w:rPr>
            <w:rFonts w:ascii="Cambria Math" w:hAnsi="Cambria Math"/>
          </w:rPr>
          <m:t>β</m:t>
        </m:r>
      </m:oMath>
      <w:r w:rsidRPr="00A6237D">
        <w:t xml:space="preserve">, and can be estimated with maximum likelihood estimation. LR avoids certain assumptions (e.g., homoskedasticity) but relies on linearity of log odds for continuous variables, absence of collinearity and extreme outliers, and independence of observations. These assumptions were investigated for the explanatory purposes of the study but were less important for the predictive component. </w:t>
      </w:r>
    </w:p>
    <w:p w14:paraId="604B026B" w14:textId="0453007A" w:rsidR="00741037" w:rsidRDefault="00B91452" w:rsidP="009260D8">
      <w:pPr>
        <w:rPr>
          <w:ins w:id="518" w:author="Brad Beauvais" w:date="2025-05-23T10:45:00Z" w16du:dateUtc="2025-05-23T15:45:00Z"/>
        </w:rPr>
      </w:pPr>
      <w:r w:rsidRPr="00A6237D">
        <w:t xml:space="preserve">Other classifiers outside of logistic regression were also considered. Many of these models cannot provide coefficient directionality (e.g., </w:t>
      </w:r>
      <w:r w:rsidR="00741037" w:rsidRPr="00A6237D">
        <w:t xml:space="preserve">typical </w:t>
      </w:r>
      <w:r w:rsidRPr="00A6237D">
        <w:t xml:space="preserve">tree / forest models) or </w:t>
      </w:r>
      <w:r w:rsidR="00741037" w:rsidRPr="00A6237D">
        <w:t xml:space="preserve">are ‘black </w:t>
      </w:r>
      <w:proofErr w:type="gramStart"/>
      <w:r w:rsidR="00741037" w:rsidRPr="00A6237D">
        <w:t>box’ (</w:t>
      </w:r>
      <w:proofErr w:type="gramEnd"/>
      <w:r w:rsidR="00741037" w:rsidRPr="00A6237D">
        <w:t xml:space="preserve">e.g., </w:t>
      </w:r>
      <w:r w:rsidR="002E25CB" w:rsidRPr="00A6237D">
        <w:t>multi-layer</w:t>
      </w:r>
      <w:r w:rsidR="00B25F17" w:rsidRPr="00A6237D">
        <w:t>, multi-node</w:t>
      </w:r>
      <w:r w:rsidR="002E25CB" w:rsidRPr="00A6237D">
        <w:t xml:space="preserve"> </w:t>
      </w:r>
      <w:r w:rsidR="00741037" w:rsidRPr="00A6237D">
        <w:t>neural networks)</w:t>
      </w:r>
      <w:r w:rsidRPr="00A6237D">
        <w:t>.</w:t>
      </w:r>
      <w:r w:rsidR="00741037" w:rsidRPr="00A6237D">
        <w:t xml:space="preserve"> </w:t>
      </w:r>
      <w:r w:rsidRPr="00A6237D">
        <w:t>Other models have necessary assumptions that are often difficult to meet such as multivariate normality of the predictors (e.g., multiple discriminant analysis, an assumption possibly violated in Altman’s research). The utility of logistic regression for this type of analysis is that it supports interpretability with few assumptions and without the requirement for scaling or transformations so long as assumptions are reasonably met</w:t>
      </w:r>
      <w:r w:rsidR="00741037" w:rsidRPr="00A6237D">
        <w:t xml:space="preserve">. Still, we investigated a few </w:t>
      </w:r>
      <w:proofErr w:type="gramStart"/>
      <w:r w:rsidR="00741037" w:rsidRPr="00A6237D">
        <w:t>different other</w:t>
      </w:r>
      <w:proofErr w:type="gramEnd"/>
      <w:r w:rsidR="00741037" w:rsidRPr="00A6237D">
        <w:t xml:space="preserve"> methods for estimating coefficients solely for </w:t>
      </w:r>
      <w:del w:id="519" w:author="Brad Beauvais" w:date="2025-05-23T11:12:00Z" w16du:dateUtc="2025-05-23T16:12:00Z">
        <w:r w:rsidR="00741037" w:rsidRPr="00A6237D" w:rsidDel="00B220F0">
          <w:delText>the BRKFSST</w:delText>
        </w:r>
      </w:del>
      <w:ins w:id="520" w:author="Brad Beauvais" w:date="2025-05-23T11:12:00Z" w16du:dateUtc="2025-05-23T16:12:00Z">
        <w:r w:rsidR="00B220F0">
          <w:t>our final</w:t>
        </w:r>
      </w:ins>
      <w:r w:rsidR="00741037" w:rsidRPr="00A6237D">
        <w:t xml:space="preserve"> model including </w:t>
      </w:r>
      <w:r w:rsidR="002E25CB" w:rsidRPr="00A6237D">
        <w:t xml:space="preserve">a </w:t>
      </w:r>
      <w:r w:rsidR="00717390" w:rsidRPr="00A6237D">
        <w:t>P</w:t>
      </w:r>
      <w:r w:rsidR="00741037" w:rsidRPr="00A6237D">
        <w:t>erceptron</w:t>
      </w:r>
      <w:r w:rsidR="002E25CB" w:rsidRPr="00A6237D">
        <w:t xml:space="preserve"> (modified activation and loss functions)</w:t>
      </w:r>
      <w:r w:rsidR="00741037" w:rsidRPr="00A6237D">
        <w:t xml:space="preserve">, </w:t>
      </w:r>
      <w:r w:rsidR="002E25CB" w:rsidRPr="00A6237D">
        <w:t xml:space="preserve">a </w:t>
      </w:r>
      <w:r w:rsidR="00741037" w:rsidRPr="00A6237D">
        <w:t xml:space="preserve">support vector machine (SVM), </w:t>
      </w:r>
      <w:r w:rsidR="00741037" w:rsidRPr="00A6237D">
        <w:lastRenderedPageBreak/>
        <w:t xml:space="preserve">and </w:t>
      </w:r>
      <w:r w:rsidR="00717390" w:rsidRPr="00A6237D">
        <w:t>a tree model we call Unique Variable Decision Tree (SUVDT).  The first two models do require variable standardization (e.g., min-max scaling), while the latter does not and involves manual building of trees where variables are selected for a split a maximum of one time</w:t>
      </w:r>
      <w:r w:rsidR="0001400D" w:rsidRPr="00A6237D">
        <w:t xml:space="preserve"> per left or right branch, resulting in an interpretable decision tool</w:t>
      </w:r>
      <w:r w:rsidR="00717390" w:rsidRPr="00A6237D">
        <w:t xml:space="preserve">. </w:t>
      </w:r>
      <w:ins w:id="521" w:author="Aleksandar Tomic" w:date="2025-05-22T23:52:00Z">
        <w:r w:rsidR="001D76A8">
          <w:t xml:space="preserve"> Appendix 1 contains description</w:t>
        </w:r>
      </w:ins>
      <w:ins w:id="522" w:author="Brad Beauvais" w:date="2025-05-23T10:48:00Z" w16du:dateUtc="2025-05-23T15:48:00Z">
        <w:r w:rsidR="00097772">
          <w:t>s and analysis</w:t>
        </w:r>
      </w:ins>
      <w:ins w:id="523" w:author="Aleksandar Tomic" w:date="2025-05-22T23:52:00Z">
        <w:r w:rsidR="001D76A8">
          <w:t xml:space="preserve"> of other methods explored.</w:t>
        </w:r>
      </w:ins>
    </w:p>
    <w:p w14:paraId="48881CA3" w14:textId="31C0FB50" w:rsidR="00097772" w:rsidRPr="00A6237D" w:rsidDel="00621613" w:rsidRDefault="00097772" w:rsidP="009260D8">
      <w:pPr>
        <w:rPr>
          <w:del w:id="524" w:author="Beauvais, Bradley M" w:date="2025-06-04T11:12:00Z" w16du:dateUtc="2025-06-04T16:12:00Z"/>
        </w:rPr>
      </w:pPr>
    </w:p>
    <w:p w14:paraId="2B02B8F3" w14:textId="51BDC3C3" w:rsidR="00717390" w:rsidRPr="00A6237D" w:rsidDel="001D76A8" w:rsidRDefault="00A47548" w:rsidP="00273BF7">
      <w:pPr>
        <w:pStyle w:val="Heading3"/>
        <w:rPr>
          <w:del w:id="525" w:author="Aleksandar Tomic" w:date="2025-05-22T23:54:00Z"/>
        </w:rPr>
      </w:pPr>
      <w:del w:id="526" w:author="Aleksandar Tomic" w:date="2025-05-22T23:54:00Z">
        <w:r w:rsidDel="001D76A8">
          <w:delText>4</w:delText>
        </w:r>
        <w:r w:rsidR="00717390" w:rsidRPr="00A6237D" w:rsidDel="001D76A8">
          <w:delText>.</w:delText>
        </w:r>
        <w:r w:rsidR="00EE24B0" w:rsidDel="001D76A8">
          <w:delText>4</w:delText>
        </w:r>
        <w:r w:rsidR="00717390" w:rsidRPr="00A6237D" w:rsidDel="001D76A8">
          <w:delText>.</w:delText>
        </w:r>
        <w:r w:rsidR="00DC43BF" w:rsidRPr="00A6237D" w:rsidDel="001D76A8">
          <w:delText>2</w:delText>
        </w:r>
        <w:r w:rsidR="00717390" w:rsidRPr="00A6237D" w:rsidDel="001D76A8">
          <w:delText>. Method</w:delText>
        </w:r>
        <w:r w:rsidR="00DA1F3C" w:rsidRPr="00A6237D" w:rsidDel="001D76A8">
          <w:delText xml:space="preserve"> 2</w:delText>
        </w:r>
        <w:r w:rsidR="00717390" w:rsidRPr="00A6237D" w:rsidDel="001D76A8">
          <w:delText>-Perceptron for BRKFSST Model</w:delText>
        </w:r>
      </w:del>
    </w:p>
    <w:p w14:paraId="4F644676" w14:textId="780BE674" w:rsidR="00DC43BF" w:rsidRPr="00A6237D" w:rsidDel="001D76A8" w:rsidRDefault="00DC43BF" w:rsidP="009260D8">
      <w:pPr>
        <w:rPr>
          <w:del w:id="527" w:author="Aleksandar Tomic" w:date="2025-05-22T23:54:00Z"/>
        </w:rPr>
      </w:pPr>
    </w:p>
    <w:p w14:paraId="0A070BA1" w14:textId="578435F8" w:rsidR="008F2075" w:rsidRPr="00A6237D" w:rsidDel="001D76A8" w:rsidRDefault="00EE24B0">
      <w:pPr>
        <w:spacing w:after="160" w:line="259" w:lineRule="auto"/>
        <w:ind w:firstLine="0"/>
        <w:jc w:val="left"/>
        <w:rPr>
          <w:del w:id="528" w:author="Aleksandar Tomic" w:date="2025-05-22T23:54:00Z"/>
          <w:rFonts w:ascii="Cambria Math" w:hAnsi="Cambria Math"/>
          <w:b/>
          <w:bCs/>
          <w:sz w:val="20"/>
          <w:szCs w:val="20"/>
        </w:rPr>
      </w:pPr>
      <w:del w:id="529" w:author="Aleksandar Tomic" w:date="2025-05-22T23:54:00Z">
        <w:r w:rsidDel="001D76A8">
          <w:delText>We</w:delText>
        </w:r>
        <w:r w:rsidR="2B2200F2" w:rsidDel="001D76A8">
          <w:delText xml:space="preserve"> use</w:delText>
        </w:r>
        <w:r w:rsidDel="001D76A8">
          <w:delText>d</w:delText>
        </w:r>
        <w:r w:rsidR="2B2200F2" w:rsidDel="001D76A8">
          <w:delText xml:space="preserve"> </w:delText>
        </w:r>
        <w:r w:rsidR="638460A3" w:rsidDel="001D76A8">
          <w:delText xml:space="preserve">a modified </w:delText>
        </w:r>
        <w:r w:rsidR="2B2200F2" w:rsidDel="001D76A8">
          <w:delText xml:space="preserve">Perceptron for alternatively estimating the BRKFSST model.  </w:delText>
        </w:r>
        <w:r w:rsidR="33C2252D" w:rsidDel="001D76A8">
          <w:delText xml:space="preserve">A Perceptron </w:delText>
        </w:r>
        <w:r w:rsidR="5B4DD3D6" w:rsidDel="001D76A8">
          <w:delText>is a simple neural network with a single layer with one node for each input variable plus a bias input</w:delText>
        </w:r>
        <w:r w:rsidR="5F3D0C9E" w:rsidDel="001D76A8">
          <w:delText xml:space="preserve"> (Figure 2)</w:delText>
        </w:r>
        <w:r w:rsidR="5B4DD3D6" w:rsidDel="001D76A8">
          <w:delText xml:space="preserve">.  </w:delText>
        </w:r>
        <w:r w:rsidR="03D71446" w:rsidDel="001D76A8">
          <w:delText xml:space="preserve">Weights connect these nodes with the </w:delText>
        </w:r>
        <w:r w:rsidR="7F2ECCD5" w:rsidDel="001D76A8">
          <w:delText>output</w:delText>
        </w:r>
        <w:r w:rsidR="03D71446" w:rsidDel="001D76A8">
          <w:delText xml:space="preserve"> node.  Those weights are</w:delText>
        </w:r>
        <w:r w:rsidR="7F2ECCD5" w:rsidDel="001D76A8">
          <w:delText xml:space="preserve"> multiplied by the observations and</w:delText>
        </w:r>
        <w:r w:rsidR="03D71446" w:rsidDel="001D76A8">
          <w:delText xml:space="preserve"> summed</w:delText>
        </w:r>
        <w:r w:rsidR="79927546" w:rsidDel="001D76A8">
          <w:delText>, and then a</w:delText>
        </w:r>
        <w:r w:rsidR="00C94BEB" w:rsidDel="001D76A8">
          <w:delText>n</w:delText>
        </w:r>
        <w:r w:rsidR="79927546" w:rsidDel="001D76A8">
          <w:delText xml:space="preserve"> activation function introduces non-linearity.  </w:delText>
        </w:r>
        <w:r w:rsidR="03D71446" w:rsidDel="001D76A8">
          <w:delText xml:space="preserve">In </w:delText>
        </w:r>
        <w:r w:rsidR="12C4804A" w:rsidDel="001D76A8">
          <w:delText>Figure 2</w:delText>
        </w:r>
        <w:r w:rsidR="03D71446" w:rsidDel="001D76A8">
          <w:delText xml:space="preserve">, a </w:delText>
        </w:r>
        <w:r w:rsidR="64B4B10C" w:rsidDel="001D76A8">
          <w:delText>hyperbolic tangent</w:delText>
        </w:r>
        <w:r w:rsidR="05537EE9" w:rsidDel="001D76A8">
          <w:delText xml:space="preserve"> </w:delText>
        </w:r>
        <w:r w:rsidR="03D71446" w:rsidDel="001D76A8">
          <w:delText>function</w:delText>
        </w:r>
        <w:r w:rsidR="12C4804A" w:rsidDel="001D76A8">
          <w:delText xml:space="preserve"> (blue symbol)</w:delText>
        </w:r>
        <w:r w:rsidR="03D71446" w:rsidDel="001D76A8">
          <w:delText xml:space="preserve"> is </w:delText>
        </w:r>
        <w:r w:rsidR="79927546" w:rsidDel="001D76A8">
          <w:delText>shown</w:delText>
        </w:r>
        <w:r w:rsidR="03D71446" w:rsidDel="001D76A8">
          <w:delText xml:space="preserve"> with the aggregate weights</w:delText>
        </w:r>
        <w:r w:rsidR="12C4804A" w:rsidDel="001D76A8">
          <w:delText xml:space="preserve"> (red summation symbol).</w:delText>
        </w:r>
        <w:r w:rsidR="64B4B10C" w:rsidDel="001D76A8">
          <w:delText xml:space="preserve">  </w:delText>
        </w:r>
        <w:r w:rsidR="12C4804A" w:rsidDel="001D76A8">
          <w:delText xml:space="preserve">A loss function </w:delText>
        </w:r>
        <w:r w:rsidR="71425889" w:rsidDel="001D76A8">
          <w:delText>is then minimized, and the weights are tuned</w:delText>
        </w:r>
        <w:r w:rsidR="79927546" w:rsidDel="001D76A8">
          <w:delText xml:space="preserve"> through optimization</w:delText>
        </w:r>
        <w:r w:rsidR="71425889" w:rsidDel="001D76A8">
          <w:delText xml:space="preserve">.  </w:delText>
        </w:r>
        <w:r w:rsidR="03D71446" w:rsidDel="001D76A8">
          <w:delText xml:space="preserve">While the Perceptron model does require scaling all variables (e.g., min-max scaling between 0 and 1 or standard scaling), the method provides weights of coefficients </w:delText>
        </w:r>
        <w:r w:rsidR="058FD62A" w:rsidDel="001D76A8">
          <w:delText xml:space="preserve">(e.g., the </w:delText>
        </w:r>
        <w:r w:rsidR="058FD62A" w:rsidRPr="207670A7" w:rsidDel="001D76A8">
          <w:rPr>
            <w:rFonts w:ascii="Symbol" w:hAnsi="Symbol"/>
          </w:rPr>
          <w:delText></w:delText>
        </w:r>
        <w:r w:rsidR="058FD62A" w:rsidDel="001D76A8">
          <w:delText xml:space="preserve"> coefficients in the diagram) </w:delText>
        </w:r>
        <w:r w:rsidR="03D71446" w:rsidDel="001D76A8">
          <w:delText xml:space="preserve">which are readily interpreted for both directionality and magnitude.  </w:delText>
        </w:r>
      </w:del>
    </w:p>
    <w:p w14:paraId="246FA764" w14:textId="6C8D5875" w:rsidR="00717390" w:rsidRPr="00A6237D" w:rsidDel="001D76A8" w:rsidRDefault="00CF35C5" w:rsidP="00273BF7">
      <w:pPr>
        <w:pStyle w:val="Heading4"/>
        <w:rPr>
          <w:del w:id="530" w:author="Aleksandar Tomic" w:date="2025-05-22T23:54:00Z"/>
          <w:rFonts w:ascii="Palatino Linotype" w:hAnsi="Palatino Linotype"/>
        </w:rPr>
      </w:pPr>
      <w:del w:id="531" w:author="Aleksandar Tomic" w:date="2025-05-22T23:54:00Z">
        <w:r w:rsidRPr="00A6237D" w:rsidDel="001D76A8">
          <w:rPr>
            <w:rFonts w:ascii="Palatino Linotype" w:hAnsi="Palatino Linotype"/>
          </w:rPr>
          <w:delText>Figure 2.  Example Per</w:delText>
        </w:r>
        <w:r w:rsidR="00BA28D1" w:rsidRPr="00A6237D" w:rsidDel="001D76A8">
          <w:rPr>
            <w:rFonts w:ascii="Palatino Linotype" w:hAnsi="Palatino Linotype"/>
          </w:rPr>
          <w:delText>ceptron</w:delText>
        </w:r>
      </w:del>
    </w:p>
    <w:p w14:paraId="2288EFAA" w14:textId="05878103" w:rsidR="00BA28D1" w:rsidDel="001D76A8" w:rsidRDefault="00BA28D1" w:rsidP="009260D8">
      <w:pPr>
        <w:rPr>
          <w:del w:id="532" w:author="Aleksandar Tomic" w:date="2025-05-22T23:54:00Z"/>
        </w:rPr>
      </w:pPr>
    </w:p>
    <w:p w14:paraId="38A71DD4" w14:textId="3A6CF0FC" w:rsidR="007C2056" w:rsidRPr="007C2056" w:rsidDel="001D76A8" w:rsidRDefault="007C2056" w:rsidP="007C2056">
      <w:pPr>
        <w:rPr>
          <w:del w:id="533" w:author="Aleksandar Tomic" w:date="2025-05-22T23:54:00Z"/>
        </w:rPr>
      </w:pPr>
    </w:p>
    <w:p w14:paraId="17987831" w14:textId="0065C36D" w:rsidR="007C2056" w:rsidRPr="007C2056" w:rsidDel="001D76A8" w:rsidRDefault="007C2056" w:rsidP="007C2056">
      <w:pPr>
        <w:rPr>
          <w:del w:id="534" w:author="Aleksandar Tomic" w:date="2025-05-22T23:54:00Z"/>
        </w:rPr>
      </w:pPr>
    </w:p>
    <w:p w14:paraId="0BD0DB23" w14:textId="5B06D1D6" w:rsidR="007C2056" w:rsidRPr="007C2056" w:rsidDel="001D76A8" w:rsidRDefault="007C2056" w:rsidP="007C2056">
      <w:pPr>
        <w:rPr>
          <w:del w:id="535" w:author="Aleksandar Tomic" w:date="2025-05-22T23:54:00Z"/>
        </w:rPr>
      </w:pPr>
    </w:p>
    <w:p w14:paraId="7B99DF27" w14:textId="2FACE326" w:rsidR="007C2056" w:rsidRPr="007C2056" w:rsidDel="001D76A8" w:rsidRDefault="007C2056" w:rsidP="007C2056">
      <w:pPr>
        <w:rPr>
          <w:del w:id="536" w:author="Aleksandar Tomic" w:date="2025-05-22T23:54:00Z"/>
        </w:rPr>
      </w:pPr>
    </w:p>
    <w:p w14:paraId="455F4746" w14:textId="1692F9F4" w:rsidR="007C2056" w:rsidRPr="007C2056" w:rsidDel="001D76A8" w:rsidRDefault="007C2056" w:rsidP="007C2056">
      <w:pPr>
        <w:rPr>
          <w:del w:id="537" w:author="Aleksandar Tomic" w:date="2025-05-22T23:54:00Z"/>
        </w:rPr>
      </w:pPr>
    </w:p>
    <w:p w14:paraId="312E68D1" w14:textId="1F8BD49E" w:rsidR="007C2056" w:rsidRPr="007C2056" w:rsidDel="001D76A8" w:rsidRDefault="007C2056" w:rsidP="007C2056">
      <w:pPr>
        <w:rPr>
          <w:del w:id="538" w:author="Aleksandar Tomic" w:date="2025-05-22T23:54:00Z"/>
        </w:rPr>
      </w:pPr>
    </w:p>
    <w:p w14:paraId="0108F54B" w14:textId="5268761B" w:rsidR="007C2056" w:rsidRPr="007C2056" w:rsidDel="001D76A8" w:rsidRDefault="007C2056" w:rsidP="007C2056">
      <w:pPr>
        <w:rPr>
          <w:del w:id="539" w:author="Aleksandar Tomic" w:date="2025-05-22T23:54:00Z"/>
        </w:rPr>
      </w:pPr>
    </w:p>
    <w:p w14:paraId="3778627C" w14:textId="0C87D94E" w:rsidR="007C2056" w:rsidRPr="007C2056" w:rsidDel="001D76A8" w:rsidRDefault="007C2056" w:rsidP="007C2056">
      <w:pPr>
        <w:rPr>
          <w:del w:id="540" w:author="Aleksandar Tomic" w:date="2025-05-22T23:54:00Z"/>
        </w:rPr>
      </w:pPr>
    </w:p>
    <w:p w14:paraId="2C5997CD" w14:textId="52A8439A" w:rsidR="007C2056" w:rsidRPr="007C2056" w:rsidDel="001D76A8" w:rsidRDefault="007C2056" w:rsidP="007C2056">
      <w:pPr>
        <w:rPr>
          <w:del w:id="541" w:author="Aleksandar Tomic" w:date="2025-05-22T23:54:00Z"/>
        </w:rPr>
      </w:pPr>
    </w:p>
    <w:p w14:paraId="0FD619F9" w14:textId="1C36429D" w:rsidR="007C2056" w:rsidRPr="007C2056" w:rsidDel="001D76A8" w:rsidRDefault="007C2056" w:rsidP="007C2056">
      <w:pPr>
        <w:rPr>
          <w:del w:id="542" w:author="Aleksandar Tomic" w:date="2025-05-22T23:54:00Z"/>
        </w:rPr>
      </w:pPr>
    </w:p>
    <w:p w14:paraId="1022B193" w14:textId="4E35F4DC" w:rsidR="007C2056" w:rsidRPr="007C2056" w:rsidDel="001D76A8" w:rsidRDefault="007C2056" w:rsidP="007C2056">
      <w:pPr>
        <w:tabs>
          <w:tab w:val="left" w:pos="6504"/>
        </w:tabs>
        <w:rPr>
          <w:del w:id="543" w:author="Aleksandar Tomic" w:date="2025-05-22T23:54:00Z"/>
        </w:rPr>
      </w:pPr>
      <w:del w:id="544" w:author="Aleksandar Tomic" w:date="2025-05-22T23:54:00Z">
        <w:r w:rsidDel="001D76A8">
          <w:tab/>
        </w:r>
      </w:del>
    </w:p>
    <w:p w14:paraId="2BD4D5BC" w14:textId="749096C5" w:rsidR="00BA28D1" w:rsidRPr="00A6237D" w:rsidDel="001D76A8" w:rsidRDefault="007F327F" w:rsidP="009260D8">
      <w:pPr>
        <w:rPr>
          <w:del w:id="545" w:author="Aleksandar Tomic" w:date="2025-05-22T23:54:00Z"/>
          <w:rFonts w:eastAsia="Palatino Linotype" w:cs="Palatino Linotype"/>
        </w:rPr>
      </w:pPr>
      <w:del w:id="546" w:author="Aleksandar Tomic" w:date="2025-05-22T23:54:00Z">
        <w:r w:rsidRPr="00A6237D" w:rsidDel="001D76A8">
          <w:rPr>
            <w:noProof/>
          </w:rPr>
          <w:drawing>
            <wp:inline distT="0" distB="0" distL="0" distR="0" wp14:anchorId="41941120" wp14:editId="16CB2CA0">
              <wp:extent cx="5943600" cy="4019550"/>
              <wp:effectExtent l="0" t="0" r="0" b="0"/>
              <wp:docPr id="8272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019550"/>
                      </a:xfrm>
                      <a:prstGeom prst="rect">
                        <a:avLst/>
                      </a:prstGeom>
                      <a:noFill/>
                      <a:ln>
                        <a:noFill/>
                      </a:ln>
                    </pic:spPr>
                  </pic:pic>
                </a:graphicData>
              </a:graphic>
            </wp:inline>
          </w:drawing>
        </w:r>
      </w:del>
    </w:p>
    <w:p w14:paraId="6C89A48C" w14:textId="69F4F8FA" w:rsidR="00DC43BF" w:rsidRPr="00A6237D" w:rsidDel="001D76A8" w:rsidRDefault="00DC43BF" w:rsidP="009260D8">
      <w:pPr>
        <w:rPr>
          <w:del w:id="547" w:author="Aleksandar Tomic" w:date="2025-05-22T23:54:00Z"/>
        </w:rPr>
      </w:pPr>
    </w:p>
    <w:p w14:paraId="21EE0FE8" w14:textId="56709F5B" w:rsidR="00CF6902" w:rsidRPr="00A6237D" w:rsidDel="001D76A8" w:rsidRDefault="006A2765" w:rsidP="009260D8">
      <w:pPr>
        <w:rPr>
          <w:del w:id="548" w:author="Aleksandar Tomic" w:date="2025-05-22T23:54:00Z"/>
        </w:rPr>
      </w:pPr>
      <w:del w:id="549" w:author="Aleksandar Tomic" w:date="2025-05-22T23:54:00Z">
        <w:r w:rsidRPr="00EE24B0" w:rsidDel="001D76A8">
          <w:delText xml:space="preserve">In the case of </w:delText>
        </w:r>
        <w:r w:rsidR="00EE24B0" w:rsidRPr="00EE24B0" w:rsidDel="001D76A8">
          <w:delText>the</w:delText>
        </w:r>
        <w:r w:rsidR="00EE24B0" w:rsidDel="001D76A8">
          <w:delText xml:space="preserve"> BRKFSST </w:delText>
        </w:r>
        <w:r w:rsidR="00EE24B0" w:rsidRPr="00A7133E" w:rsidDel="001D76A8">
          <w:delText>model</w:delText>
        </w:r>
        <w:r w:rsidRPr="00A7133E" w:rsidDel="001D76A8">
          <w:delText>, w</w:delText>
        </w:r>
        <w:r w:rsidR="00990287" w:rsidRPr="00A7133E" w:rsidDel="001D76A8">
          <w:delText>e</w:delText>
        </w:r>
        <w:r w:rsidR="00990287" w:rsidRPr="00A6237D" w:rsidDel="001D76A8">
          <w:delText xml:space="preserve"> use</w:delText>
        </w:r>
        <w:r w:rsidR="00EE24B0" w:rsidDel="001D76A8">
          <w:delText>d</w:delText>
        </w:r>
        <w:r w:rsidR="00990287" w:rsidRPr="00A6237D" w:rsidDel="001D76A8">
          <w:delText xml:space="preserve"> </w:delText>
        </w:r>
        <w:r w:rsidR="007F327F" w:rsidRPr="00A6237D" w:rsidDel="001D76A8">
          <w:delText xml:space="preserve">the hyperbolic tangent as our activation function and the sum of the squared error as our loss function.  Often a logistic function is used with binary cross-entropy for 2-class classification.  </w:delText>
        </w:r>
        <w:r w:rsidR="002A0AFB" w:rsidRPr="00A6237D" w:rsidDel="001D76A8">
          <w:delText>However, u</w:delText>
        </w:r>
        <w:r w:rsidR="007F327F" w:rsidRPr="00A6237D" w:rsidDel="001D76A8">
          <w:delText xml:space="preserve">sing </w:delText>
        </w:r>
        <w:r w:rsidR="002A0AFB" w:rsidRPr="00A6237D" w:rsidDel="001D76A8">
          <w:delText xml:space="preserve">a logistic </w:delText>
        </w:r>
        <w:r w:rsidR="007F327F" w:rsidRPr="00A6237D" w:rsidDel="001D76A8">
          <w:delText xml:space="preserve">function </w:delText>
        </w:r>
        <w:r w:rsidR="002A0AFB" w:rsidRPr="00A6237D" w:rsidDel="001D76A8">
          <w:delText xml:space="preserve">might </w:delText>
        </w:r>
        <w:r w:rsidR="007F327F" w:rsidRPr="00A6237D" w:rsidDel="001D76A8">
          <w:delText xml:space="preserve">generate the same results as a logistic regression. As shown in </w:delText>
        </w:r>
        <w:r w:rsidR="00B447A4" w:rsidRPr="00A6237D" w:rsidDel="001D76A8">
          <w:delText>Equation (</w:delText>
        </w:r>
        <w:r w:rsidR="00A33870" w:rsidDel="001D76A8">
          <w:delText>6</w:delText>
        </w:r>
        <w:r w:rsidR="00B447A4" w:rsidRPr="00A6237D" w:rsidDel="001D76A8">
          <w:delText xml:space="preserve">), where </w:delText>
        </w:r>
        <w:r w:rsidR="00B447A4" w:rsidRPr="00A6237D" w:rsidDel="001D76A8">
          <w:rPr>
            <w:i/>
            <w:iCs/>
          </w:rPr>
          <w:delText>y</w:delText>
        </w:r>
        <w:r w:rsidR="00B447A4" w:rsidRPr="00A6237D" w:rsidDel="001D76A8">
          <w:delText xml:space="preserve"> is the vector of true observations, </w:delText>
        </w:r>
        <w:r w:rsidR="00B447A4" w:rsidRPr="00A6237D" w:rsidDel="001D76A8">
          <w:rPr>
            <w:i/>
            <w:iCs/>
          </w:rPr>
          <w:delText>p</w:delText>
        </w:r>
        <w:r w:rsidR="00B447A4" w:rsidRPr="00A6237D" w:rsidDel="001D76A8">
          <w:delText xml:space="preserve"> is the vector of predicted probability of bankruptcy, </w:delText>
        </w:r>
        <w:r w:rsidR="00B447A4" w:rsidRPr="00A6237D" w:rsidDel="001D76A8">
          <w:rPr>
            <w:i/>
            <w:iCs/>
          </w:rPr>
          <w:delText>n</w:delText>
        </w:r>
        <w:r w:rsidR="00B447A4" w:rsidRPr="00A6237D" w:rsidDel="001D76A8">
          <w:delText xml:space="preserve"> is the number in the sample</w:delText>
        </w:r>
        <w:r w:rsidR="007F327F" w:rsidRPr="00A6237D" w:rsidDel="001D76A8">
          <w:delText xml:space="preserve">, </w:delText>
        </w:r>
        <w:r w:rsidR="002A0AFB" w:rsidRPr="00A6237D" w:rsidDel="001D76A8">
          <w:delText xml:space="preserve">and </w:delText>
        </w:r>
        <w:r w:rsidR="002A0AFB" w:rsidRPr="00A6237D" w:rsidDel="001D76A8">
          <w:rPr>
            <w:rFonts w:ascii="Symbol" w:hAnsi="Symbol"/>
          </w:rPr>
          <w:delText></w:delText>
        </w:r>
        <w:r w:rsidR="002A0AFB" w:rsidRPr="00A6237D" w:rsidDel="001D76A8">
          <w:delText xml:space="preserve"> is the vector of parameter estimates</w:delText>
        </w:r>
        <w:r w:rsidR="00845C30" w:rsidRPr="00A6237D" w:rsidDel="001D76A8">
          <w:delText xml:space="preserve">, </w:delText>
        </w:r>
        <w:r w:rsidR="007F327F" w:rsidRPr="00A6237D" w:rsidDel="001D76A8">
          <w:delText xml:space="preserve">the BCE is </w:delText>
        </w:r>
        <w:r w:rsidR="00845C30" w:rsidRPr="00A6237D" w:rsidDel="001D76A8">
          <w:delText xml:space="preserve">simply </w:delText>
        </w:r>
        <w:r w:rsidR="007F327F" w:rsidRPr="00A6237D" w:rsidDel="001D76A8">
          <w:delText>the negative of the log-</w:delText>
        </w:r>
        <w:r w:rsidR="00586A8C" w:rsidRPr="00A6237D" w:rsidDel="001D76A8">
          <w:delText>likelihood</w:delText>
        </w:r>
        <w:r w:rsidR="007F327F" w:rsidRPr="00A6237D" w:rsidDel="001D76A8">
          <w:delText>.  Minimizing BCE maximizes the log-likelihood</w:delText>
        </w:r>
        <w:r w:rsidR="002A0AFB" w:rsidRPr="00A6237D" w:rsidDel="001D76A8">
          <w:delText>.  The use of a different activation function, loss function, and optimization method might generate different and potentially more interesting results.</w:delText>
        </w:r>
      </w:del>
    </w:p>
    <w:p w14:paraId="013B62C6" w14:textId="399E3E7A" w:rsidR="00B447A4" w:rsidRPr="00A6237D" w:rsidDel="001D76A8" w:rsidRDefault="00B447A4" w:rsidP="009260D8">
      <w:pPr>
        <w:rPr>
          <w:del w:id="550" w:author="Aleksandar Tomic" w:date="2025-05-22T23:54:00Z"/>
        </w:rPr>
      </w:pPr>
    </w:p>
    <w:tbl>
      <w:tblPr>
        <w:tblStyle w:val="TableGrid"/>
        <w:tblW w:w="98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551" w:author="Beauvais, Bradley M" w:date="2025-06-04T11:10:00Z" w16du:dateUtc="2025-06-04T16:10:00Z">
          <w:tblPr>
            <w:tblStyle w:val="TableGrid"/>
            <w:tblW w:w="102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6967"/>
        <w:gridCol w:w="2416"/>
        <w:gridCol w:w="427"/>
        <w:tblGridChange w:id="552">
          <w:tblGrid>
            <w:gridCol w:w="6967"/>
            <w:gridCol w:w="323"/>
            <w:gridCol w:w="2093"/>
            <w:gridCol w:w="427"/>
            <w:gridCol w:w="450"/>
          </w:tblGrid>
        </w:tblGridChange>
      </w:tblGrid>
      <w:tr w:rsidR="00CF6902" w:rsidRPr="00A6237D" w:rsidDel="0032477A" w14:paraId="00FA5BF0" w14:textId="54DE8503" w:rsidTr="0032477A">
        <w:trPr>
          <w:gridAfter w:val="1"/>
          <w:wAfter w:w="427" w:type="dxa"/>
          <w:jc w:val="center"/>
          <w:del w:id="553" w:author="Beauvais, Bradley M" w:date="2025-06-04T11:10:00Z"/>
          <w:trPrChange w:id="554" w:author="Beauvais, Bradley M" w:date="2025-06-04T11:10:00Z" w16du:dateUtc="2025-06-04T16:10:00Z">
            <w:trPr>
              <w:gridAfter w:val="1"/>
              <w:wAfter w:w="450" w:type="dxa"/>
              <w:jc w:val="center"/>
            </w:trPr>
          </w:trPrChange>
        </w:trPr>
        <w:tc>
          <w:tcPr>
            <w:tcW w:w="6967" w:type="dxa"/>
            <w:vAlign w:val="center"/>
            <w:tcPrChange w:id="555" w:author="Beauvais, Bradley M" w:date="2025-06-04T11:10:00Z" w16du:dateUtc="2025-06-04T16:10:00Z">
              <w:tcPr>
                <w:tcW w:w="7290" w:type="dxa"/>
                <w:gridSpan w:val="2"/>
                <w:vAlign w:val="center"/>
              </w:tcPr>
            </w:tcPrChange>
          </w:tcPr>
          <w:p w14:paraId="44B8CE5C" w14:textId="6B2B93EF" w:rsidR="00CF6902" w:rsidRPr="0048303D" w:rsidDel="0032477A" w:rsidRDefault="000B412C" w:rsidP="0048303D">
            <w:pPr>
              <w:pStyle w:val="Heading4"/>
              <w:ind w:left="2160" w:firstLine="345"/>
              <w:jc w:val="left"/>
              <w:rPr>
                <w:del w:id="556" w:author="Aleksandar Tomic" w:date="2025-05-22T23:54:00Z"/>
                <w:b w:val="0"/>
                <w:bCs w:val="0"/>
              </w:rPr>
            </w:pPr>
            <m:oMathPara>
              <m:oMathParaPr>
                <m:jc m:val="center"/>
              </m:oMathParaPr>
              <m:oMath>
                <m:r>
                  <w:del w:id="557" w:author="Beauvais, Bradley M" w:date="2025-06-04T11:10:00Z" w16du:dateUtc="2025-06-04T16:10:00Z">
                    <m:rPr>
                      <m:sty m:val="bi"/>
                    </m:rPr>
                    <m:t>BCE</m:t>
                  </w:del>
                </m:r>
                <m:r>
                  <w:del w:id="558" w:author="Beauvais, Bradley M" w:date="2025-06-04T11:10:00Z" w16du:dateUtc="2025-06-04T16:10:00Z">
                    <m:rPr>
                      <m:sty m:val="b"/>
                    </m:rPr>
                    <m:t>=-</m:t>
                  </w:del>
                </m:r>
                <m:f>
                  <m:fPr>
                    <m:ctrlPr>
                      <w:del w:id="559" w:author="Beauvais, Bradley M" w:date="2025-06-04T11:10:00Z" w16du:dateUtc="2025-06-04T16:10:00Z">
                        <w:rPr>
                          <w:b w:val="0"/>
                          <w:bCs w:val="0"/>
                        </w:rPr>
                      </w:del>
                    </m:ctrlPr>
                  </m:fPr>
                  <m:num>
                    <m:r>
                      <w:del w:id="560" w:author="Beauvais, Bradley M" w:date="2025-06-04T11:10:00Z" w16du:dateUtc="2025-06-04T16:10:00Z">
                        <m:rPr>
                          <m:sty m:val="b"/>
                        </m:rPr>
                        <m:t>1</m:t>
                      </w:del>
                    </m:r>
                  </m:num>
                  <m:den>
                    <m:r>
                      <w:del w:id="561" w:author="Beauvais, Bradley M" w:date="2025-06-04T11:10:00Z" w16du:dateUtc="2025-06-04T16:10:00Z">
                        <m:rPr>
                          <m:sty m:val="bi"/>
                        </m:rPr>
                        <m:t>n</m:t>
                      </w:del>
                    </m:r>
                  </m:den>
                </m:f>
                <m:d>
                  <m:dPr>
                    <m:begChr m:val="["/>
                    <m:endChr m:val="]"/>
                    <m:ctrlPr>
                      <w:del w:id="562" w:author="Beauvais, Bradley M" w:date="2025-06-04T11:10:00Z" w16du:dateUtc="2025-06-04T16:10:00Z">
                        <w:rPr>
                          <w:b w:val="0"/>
                          <w:bCs w:val="0"/>
                        </w:rPr>
                      </w:del>
                    </m:ctrlPr>
                  </m:dPr>
                  <m:e>
                    <m:r>
                      <w:del w:id="563" w:author="Beauvais, Bradley M" w:date="2025-06-04T11:10:00Z" w16du:dateUtc="2025-06-04T16:10:00Z">
                        <m:rPr>
                          <m:sty m:val="bi"/>
                        </m:rPr>
                        <m:t>y</m:t>
                      </w:del>
                    </m:r>
                    <m:r>
                      <w:del w:id="564" w:author="Beauvais, Bradley M" w:date="2025-06-04T11:10:00Z" w16du:dateUtc="2025-06-04T16:10:00Z">
                        <m:rPr>
                          <m:sty m:val="b"/>
                        </m:rPr>
                        <m:t>∙</m:t>
                      </w:del>
                    </m:r>
                    <m:func>
                      <m:funcPr>
                        <m:ctrlPr>
                          <w:del w:id="565" w:author="Beauvais, Bradley M" w:date="2025-06-04T11:10:00Z" w16du:dateUtc="2025-06-04T16:10:00Z">
                            <w:rPr>
                              <w:b w:val="0"/>
                              <w:bCs w:val="0"/>
                            </w:rPr>
                          </w:del>
                        </m:ctrlPr>
                      </m:funcPr>
                      <m:fName>
                        <m:r>
                          <w:del w:id="566" w:author="Beauvais, Bradley M" w:date="2025-06-04T11:10:00Z" w16du:dateUtc="2025-06-04T16:10:00Z">
                            <m:rPr>
                              <m:sty m:val="b"/>
                            </m:rPr>
                            <m:t>log</m:t>
                          </w:del>
                        </m:r>
                      </m:fName>
                      <m:e>
                        <m:d>
                          <m:dPr>
                            <m:ctrlPr>
                              <w:del w:id="567" w:author="Beauvais, Bradley M" w:date="2025-06-04T11:10:00Z" w16du:dateUtc="2025-06-04T16:10:00Z">
                                <w:rPr>
                                  <w:b w:val="0"/>
                                  <w:bCs w:val="0"/>
                                </w:rPr>
                              </w:del>
                            </m:ctrlPr>
                          </m:dPr>
                          <m:e>
                            <m:r>
                              <w:del w:id="568" w:author="Beauvais, Bradley M" w:date="2025-06-04T11:10:00Z" w16du:dateUtc="2025-06-04T16:10:00Z">
                                <m:rPr>
                                  <m:sty m:val="bi"/>
                                </m:rPr>
                                <m:t>p</m:t>
                              </w:del>
                            </m:r>
                          </m:e>
                        </m:d>
                      </m:e>
                    </m:func>
                    <m:r>
                      <w:del w:id="569" w:author="Beauvais, Bradley M" w:date="2025-06-04T11:10:00Z" w16du:dateUtc="2025-06-04T16:10:00Z">
                        <m:rPr>
                          <m:sty m:val="b"/>
                        </m:rPr>
                        <m:t>+</m:t>
                      </w:del>
                    </m:r>
                    <m:d>
                      <m:dPr>
                        <m:ctrlPr>
                          <w:del w:id="570" w:author="Beauvais, Bradley M" w:date="2025-06-04T11:10:00Z" w16du:dateUtc="2025-06-04T16:10:00Z">
                            <w:rPr>
                              <w:b w:val="0"/>
                              <w:bCs w:val="0"/>
                            </w:rPr>
                          </w:del>
                        </m:ctrlPr>
                      </m:dPr>
                      <m:e>
                        <m:r>
                          <w:del w:id="571" w:author="Beauvais, Bradley M" w:date="2025-06-04T11:10:00Z" w16du:dateUtc="2025-06-04T16:10:00Z">
                            <m:rPr>
                              <m:sty m:val="b"/>
                            </m:rPr>
                            <m:t>1-</m:t>
                          </w:del>
                        </m:r>
                        <m:r>
                          <w:del w:id="572" w:author="Beauvais, Bradley M" w:date="2025-06-04T11:10:00Z" w16du:dateUtc="2025-06-04T16:10:00Z">
                            <m:rPr>
                              <m:sty m:val="bi"/>
                            </m:rPr>
                            <m:t>y</m:t>
                          </w:del>
                        </m:r>
                      </m:e>
                    </m:d>
                    <m:r>
                      <w:del w:id="573" w:author="Beauvais, Bradley M" w:date="2025-06-04T11:10:00Z" w16du:dateUtc="2025-06-04T16:10:00Z">
                        <m:rPr>
                          <m:sty m:val="b"/>
                        </m:rPr>
                        <m:t>∙</m:t>
                      </w:del>
                    </m:r>
                    <m:func>
                      <m:funcPr>
                        <m:ctrlPr>
                          <w:del w:id="574" w:author="Beauvais, Bradley M" w:date="2025-06-04T11:10:00Z" w16du:dateUtc="2025-06-04T16:10:00Z">
                            <w:rPr>
                              <w:b w:val="0"/>
                              <w:bCs w:val="0"/>
                            </w:rPr>
                          </w:del>
                        </m:ctrlPr>
                      </m:funcPr>
                      <m:fName>
                        <m:r>
                          <w:del w:id="575" w:author="Beauvais, Bradley M" w:date="2025-06-04T11:10:00Z" w16du:dateUtc="2025-06-04T16:10:00Z">
                            <m:rPr>
                              <m:sty m:val="b"/>
                            </m:rPr>
                            <m:t>log</m:t>
                          </w:del>
                        </m:r>
                      </m:fName>
                      <m:e>
                        <m:d>
                          <m:dPr>
                            <m:ctrlPr>
                              <w:del w:id="576" w:author="Beauvais, Bradley M" w:date="2025-06-04T11:10:00Z" w16du:dateUtc="2025-06-04T16:10:00Z">
                                <w:rPr>
                                  <w:b w:val="0"/>
                                  <w:bCs w:val="0"/>
                                </w:rPr>
                              </w:del>
                            </m:ctrlPr>
                          </m:dPr>
                          <m:e>
                            <m:r>
                              <w:del w:id="577" w:author="Beauvais, Bradley M" w:date="2025-06-04T11:10:00Z" w16du:dateUtc="2025-06-04T16:10:00Z">
                                <m:rPr>
                                  <m:sty m:val="b"/>
                                </m:rPr>
                                <m:t>1-</m:t>
                              </w:del>
                            </m:r>
                            <m:r>
                              <w:del w:id="578" w:author="Beauvais, Bradley M" w:date="2025-06-04T11:10:00Z" w16du:dateUtc="2025-06-04T16:10:00Z">
                                <m:rPr>
                                  <m:sty m:val="bi"/>
                                </m:rPr>
                                <m:t>p</m:t>
                              </w:del>
                            </m:r>
                          </m:e>
                        </m:d>
                      </m:e>
                    </m:func>
                  </m:e>
                </m:d>
                <m:r>
                  <w:del w:id="579" w:author="Beauvais, Bradley M" w:date="2025-06-04T11:10:00Z" w16du:dateUtc="2025-06-04T16:10:00Z">
                    <m:rPr>
                      <m:sty m:val="b"/>
                    </m:rPr>
                    <m:t>=-</m:t>
                  </w:del>
                </m:r>
                <m:f>
                  <m:fPr>
                    <m:ctrlPr>
                      <w:del w:id="580" w:author="Beauvais, Bradley M" w:date="2025-06-04T11:10:00Z" w16du:dateUtc="2025-06-04T16:10:00Z">
                        <w:rPr>
                          <w:b w:val="0"/>
                          <w:bCs w:val="0"/>
                        </w:rPr>
                      </w:del>
                    </m:ctrlPr>
                  </m:fPr>
                  <m:num>
                    <m:r>
                      <w:del w:id="581" w:author="Beauvais, Bradley M" w:date="2025-06-04T11:10:00Z" w16du:dateUtc="2025-06-04T16:10:00Z">
                        <m:rPr>
                          <m:scr m:val="script"/>
                          <m:sty m:val="bi"/>
                        </m:rPr>
                        <m:t>L(</m:t>
                      </w:del>
                    </m:r>
                    <m:r>
                      <w:del w:id="582" w:author="Beauvais, Bradley M" w:date="2025-06-04T11:10:00Z" w16du:dateUtc="2025-06-04T16:10:00Z">
                        <m:rPr>
                          <m:sty m:val="bi"/>
                        </m:rPr>
                        <m:t>β)</m:t>
                      </w:del>
                    </m:r>
                  </m:num>
                  <m:den>
                    <m:r>
                      <w:del w:id="583" w:author="Beauvais, Bradley M" w:date="2025-06-04T11:10:00Z" w16du:dateUtc="2025-06-04T16:10:00Z">
                        <m:rPr>
                          <m:sty m:val="bi"/>
                        </m:rPr>
                        <m:t>n</m:t>
                      </w:del>
                    </m:r>
                  </m:den>
                </m:f>
              </m:oMath>
            </m:oMathPara>
          </w:p>
        </w:tc>
        <w:tc>
          <w:tcPr>
            <w:tcW w:w="2416" w:type="dxa"/>
            <w:vAlign w:val="center"/>
            <w:tcPrChange w:id="584" w:author="Beauvais, Bradley M" w:date="2025-06-04T11:10:00Z" w16du:dateUtc="2025-06-04T16:10:00Z">
              <w:tcPr>
                <w:tcW w:w="2520" w:type="dxa"/>
                <w:gridSpan w:val="2"/>
                <w:vAlign w:val="center"/>
              </w:tcPr>
            </w:tcPrChange>
          </w:tcPr>
          <w:p w14:paraId="00D1857A" w14:textId="2962F85B" w:rsidR="00CF6902" w:rsidRPr="00A6237D" w:rsidDel="0032477A" w:rsidRDefault="00B447A4" w:rsidP="0048303D">
            <w:pPr>
              <w:pStyle w:val="Heading4"/>
              <w:jc w:val="right"/>
              <w:rPr>
                <w:del w:id="585" w:author="Aleksandar Tomic" w:date="2025-05-22T23:54:00Z"/>
              </w:rPr>
            </w:pPr>
            <w:del w:id="586" w:author="Beauvais, Bradley M" w:date="2025-06-04T11:10:00Z" w16du:dateUtc="2025-06-04T16:10:00Z">
              <w:r w:rsidRPr="00A6237D" w:rsidDel="0032477A">
                <w:rPr>
                  <w:b w:val="0"/>
                  <w:bCs w:val="0"/>
                </w:rPr>
                <w:delText>(</w:delText>
              </w:r>
              <w:r w:rsidR="00A33870" w:rsidDel="0032477A">
                <w:rPr>
                  <w:b w:val="0"/>
                  <w:bCs w:val="0"/>
                </w:rPr>
                <w:delText>6</w:delText>
              </w:r>
              <w:r w:rsidRPr="00A6237D" w:rsidDel="0032477A">
                <w:rPr>
                  <w:b w:val="0"/>
                  <w:bCs w:val="0"/>
                </w:rPr>
                <w:delText>)</w:delText>
              </w:r>
            </w:del>
          </w:p>
        </w:tc>
      </w:tr>
      <w:tr w:rsidR="00C134B1" w:rsidRPr="00A6237D" w:rsidDel="0032477A" w14:paraId="5EDD9C9A" w14:textId="2939692F" w:rsidTr="0032477A">
        <w:trPr>
          <w:jc w:val="center"/>
          <w:del w:id="587" w:author="Beauvais, Bradley M" w:date="2025-06-04T11:10:00Z"/>
          <w:trPrChange w:id="588" w:author="Beauvais, Bradley M" w:date="2025-06-04T11:10:00Z" w16du:dateUtc="2025-06-04T16:10:00Z">
            <w:trPr>
              <w:jc w:val="center"/>
            </w:trPr>
          </w:trPrChange>
        </w:trPr>
        <w:tc>
          <w:tcPr>
            <w:tcW w:w="6967" w:type="dxa"/>
            <w:vAlign w:val="center"/>
            <w:tcPrChange w:id="589" w:author="Beauvais, Bradley M" w:date="2025-06-04T11:10:00Z" w16du:dateUtc="2025-06-04T16:10:00Z">
              <w:tcPr>
                <w:tcW w:w="7290" w:type="dxa"/>
                <w:gridSpan w:val="2"/>
                <w:vAlign w:val="center"/>
              </w:tcPr>
            </w:tcPrChange>
          </w:tcPr>
          <w:p w14:paraId="1C2A457A" w14:textId="77A1A8A4" w:rsidR="00C134B1" w:rsidDel="0032477A" w:rsidRDefault="00C134B1" w:rsidP="005E258E">
            <w:pPr>
              <w:pStyle w:val="Heading4"/>
              <w:jc w:val="left"/>
              <w:rPr>
                <w:del w:id="590" w:author="Aleksandar Tomic" w:date="2025-05-22T23:54:00Z"/>
                <w:rFonts w:ascii="Palatino Linotype" w:hAnsi="Palatino Linotype"/>
              </w:rPr>
            </w:pPr>
          </w:p>
        </w:tc>
        <w:tc>
          <w:tcPr>
            <w:tcW w:w="2843" w:type="dxa"/>
            <w:gridSpan w:val="2"/>
            <w:vAlign w:val="center"/>
            <w:tcPrChange w:id="591" w:author="Beauvais, Bradley M" w:date="2025-06-04T11:10:00Z" w16du:dateUtc="2025-06-04T16:10:00Z">
              <w:tcPr>
                <w:tcW w:w="2970" w:type="dxa"/>
                <w:gridSpan w:val="3"/>
                <w:vAlign w:val="center"/>
              </w:tcPr>
            </w:tcPrChange>
          </w:tcPr>
          <w:p w14:paraId="1CB8212E" w14:textId="0FCF92A4" w:rsidR="00C134B1" w:rsidRPr="00A6237D" w:rsidDel="0032477A" w:rsidRDefault="00C134B1" w:rsidP="00E52214">
            <w:pPr>
              <w:pStyle w:val="Heading4"/>
              <w:rPr>
                <w:del w:id="592" w:author="Aleksandar Tomic" w:date="2025-05-22T23:54:00Z"/>
                <w:b w:val="0"/>
                <w:bCs w:val="0"/>
              </w:rPr>
            </w:pPr>
          </w:p>
        </w:tc>
      </w:tr>
    </w:tbl>
    <w:p w14:paraId="389EF38B" w14:textId="497347DE" w:rsidR="00DC43BF" w:rsidRPr="00723162" w:rsidDel="0032477A" w:rsidRDefault="00A47548" w:rsidP="00723162">
      <w:pPr>
        <w:pStyle w:val="Heading3"/>
        <w:rPr>
          <w:del w:id="593" w:author="Aleksandar Tomic" w:date="2025-05-22T23:54:00Z"/>
          <w:rFonts w:eastAsia="system-ui" w:cs="system-ui"/>
          <w:noProof w:val="0"/>
          <w:snapToGrid/>
          <w:color w:val="auto"/>
          <w:lang w:eastAsia="en-US" w:bidi="ar-SA"/>
        </w:rPr>
      </w:pPr>
      <w:del w:id="594" w:author="Beauvais, Bradley M" w:date="2025-06-04T11:10:00Z" w16du:dateUtc="2025-06-04T16:10:00Z">
        <w:r w:rsidRPr="005E258E" w:rsidDel="0032477A">
          <w:rPr>
            <w:rStyle w:val="Heading2Char"/>
            <w:rFonts w:eastAsia="system-ui"/>
          </w:rPr>
          <w:delText>4</w:delText>
        </w:r>
        <w:r w:rsidR="00DC43BF" w:rsidRPr="005E258E" w:rsidDel="0032477A">
          <w:rPr>
            <w:rStyle w:val="Heading2Char"/>
            <w:rFonts w:eastAsia="system-ui"/>
          </w:rPr>
          <w:delText>.</w:delText>
        </w:r>
        <w:r w:rsidR="00A7133E" w:rsidRPr="005E258E" w:rsidDel="0032477A">
          <w:rPr>
            <w:rStyle w:val="Heading2Char"/>
            <w:rFonts w:eastAsia="system-ui"/>
          </w:rPr>
          <w:delText>4</w:delText>
        </w:r>
        <w:r w:rsidR="00DC43BF" w:rsidRPr="005E258E" w:rsidDel="0032477A">
          <w:rPr>
            <w:rStyle w:val="Heading2Char"/>
            <w:rFonts w:eastAsia="system-ui"/>
          </w:rPr>
          <w:delText>.3. Method</w:delText>
        </w:r>
        <w:r w:rsidR="00DA1F3C" w:rsidRPr="005E258E" w:rsidDel="0032477A">
          <w:rPr>
            <w:rStyle w:val="Heading2Char"/>
            <w:rFonts w:eastAsia="system-ui"/>
          </w:rPr>
          <w:delText xml:space="preserve"> 3</w:delText>
        </w:r>
        <w:r w:rsidR="00DC43BF" w:rsidRPr="005E258E" w:rsidDel="0032477A">
          <w:rPr>
            <w:rStyle w:val="Heading2Char"/>
            <w:rFonts w:eastAsia="system-ui"/>
          </w:rPr>
          <w:delText>-Linear Support Vector Machine for BRKFSST</w:delText>
        </w:r>
        <w:r w:rsidR="00DC43BF" w:rsidRPr="005E258E" w:rsidDel="0032477A">
          <w:rPr>
            <w:rFonts w:eastAsia="system-ui" w:cs="system-ui"/>
            <w:noProof w:val="0"/>
            <w:snapToGrid/>
            <w:color w:val="auto"/>
            <w:lang w:eastAsia="en-US" w:bidi="ar-SA"/>
          </w:rPr>
          <w:delText xml:space="preserve"> </w:delText>
        </w:r>
      </w:del>
    </w:p>
    <w:p w14:paraId="34EC2A54" w14:textId="77AF40AB" w:rsidR="00817C12" w:rsidRPr="00A6237D" w:rsidDel="0032477A" w:rsidRDefault="00DC43BF" w:rsidP="00273BF7">
      <w:pPr>
        <w:jc w:val="left"/>
        <w:rPr>
          <w:del w:id="595" w:author="Aleksandar Tomic" w:date="2025-05-22T23:54:00Z"/>
        </w:rPr>
      </w:pPr>
      <w:del w:id="596" w:author="Beauvais, Bradley M" w:date="2025-06-04T11:10:00Z" w16du:dateUtc="2025-06-04T16:10:00Z">
        <w:r w:rsidRPr="00A6237D" w:rsidDel="0032477A">
          <w:delText>A third method used for estimating the BRKFSST model was a linear support vector machine</w:delText>
        </w:r>
        <w:r w:rsidR="003E3698" w:rsidRPr="00A6237D" w:rsidDel="0032477A">
          <w:delText xml:space="preserve"> (SVM) with a hinge-loss functio</w:delText>
        </w:r>
        <w:r w:rsidR="003E3698" w:rsidRPr="00A7133E" w:rsidDel="0032477A">
          <w:delText>n.</w:delText>
        </w:r>
        <w:r w:rsidR="003E3698" w:rsidRPr="00A6237D" w:rsidDel="0032477A">
          <w:delText xml:space="preserve">  </w:delText>
        </w:r>
        <w:r w:rsidR="00A173A4" w:rsidRPr="00A6237D" w:rsidDel="0032477A">
          <w:delText>L</w:delText>
        </w:r>
        <w:r w:rsidR="004A6B8B" w:rsidRPr="00A6237D" w:rsidDel="0032477A">
          <w:delText xml:space="preserve">inear </w:delText>
        </w:r>
        <w:r w:rsidRPr="00A6237D" w:rsidDel="0032477A">
          <w:delText>SVM seeks to find the maximum separating hyperplane between groups</w:delText>
        </w:r>
        <w:r w:rsidR="004A6B8B" w:rsidRPr="00A6237D" w:rsidDel="0032477A">
          <w:delText xml:space="preserve"> by fixing two parallel lines (planes) that separate each group and maximizing the difference between them.</w:delText>
        </w:r>
        <w:r w:rsidR="00D8532A" w:rsidRPr="00A6237D" w:rsidDel="0032477A">
          <w:delText xml:space="preserve"> </w:delText>
        </w:r>
        <w:r w:rsidR="003E69BC" w:rsidRPr="00A6237D" w:rsidDel="0032477A">
          <w:delText>Assume that bankruptcy</w:delText>
        </w:r>
        <w:r w:rsidR="005C02B0" w:rsidDel="0032477A">
          <w:delText xml:space="preserve"> status</w:delText>
        </w:r>
        <w:r w:rsidR="003E69BC" w:rsidRPr="00A6237D" w:rsidDel="0032477A">
          <w:delText xml:space="preserve"> is coded -1 for no bankruptcy and +1 for bankruptcy.</w:delText>
        </w:r>
        <w:r w:rsidR="00A173A4" w:rsidRPr="00A6237D" w:rsidDel="0032477A">
          <w:delText xml:space="preserve"> </w:delText>
        </w:r>
        <w:r w:rsidR="003E69BC" w:rsidRPr="00A6237D" w:rsidDel="0032477A">
          <w:delText xml:space="preserve">Then SVM looks for </w:delText>
        </w:r>
        <w:r w:rsidR="00817C12" w:rsidRPr="00A6237D" w:rsidDel="0032477A">
          <w:delText xml:space="preserve">the </w:delText>
        </w:r>
        <w:r w:rsidR="00D8532A" w:rsidRPr="00A6237D" w:rsidDel="0032477A">
          <w:delText xml:space="preserve">minimization </w:delText>
        </w:r>
        <w:r w:rsidR="00817C12" w:rsidRPr="00A6237D" w:rsidDel="0032477A">
          <w:delText>solution to the following Lagrangian</w:delText>
        </w:r>
        <w:r w:rsidR="0039763E" w:rsidRPr="00A6237D" w:rsidDel="0032477A">
          <w:delText xml:space="preserve"> problem (Equation </w:delText>
        </w:r>
        <w:r w:rsidR="00A33870" w:rsidDel="0032477A">
          <w:delText>7</w:delText>
        </w:r>
        <w:r w:rsidR="0039763E" w:rsidRPr="00A6237D" w:rsidDel="0032477A">
          <w:delText>)</w:delText>
        </w:r>
        <w:r w:rsidR="00D8532A" w:rsidRPr="00A6237D" w:rsidDel="0032477A">
          <w:delText>, a solution which minimizes the weights (coefficients) for the parallel lines (planes) created by the separating hyperplane</w:delText>
        </w:r>
        <w:r w:rsidR="00CF1245" w:rsidRPr="00A6237D" w:rsidDel="0032477A">
          <w:delText>, which is the equivalent (primal / dual) of maximizing the separating hyperplane.</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96"/>
        <w:gridCol w:w="454"/>
      </w:tblGrid>
      <w:tr w:rsidR="0039763E" w:rsidRPr="00A6237D" w:rsidDel="0032477A" w14:paraId="28EB3334" w14:textId="28B6D201" w:rsidTr="207670A7">
        <w:trPr>
          <w:del w:id="597" w:author="Beauvais, Bradley M" w:date="2025-06-04T11:10:00Z"/>
        </w:trPr>
        <w:tc>
          <w:tcPr>
            <w:tcW w:w="8896" w:type="dxa"/>
          </w:tcPr>
          <w:p w14:paraId="08D8F8BA" w14:textId="102A9558" w:rsidR="0039763E" w:rsidRPr="00A6237D" w:rsidDel="0032477A" w:rsidRDefault="00845C30" w:rsidP="207670A7">
            <w:pPr>
              <w:pStyle w:val="Heading3"/>
              <w:jc w:val="center"/>
              <w:rPr>
                <w:del w:id="598" w:author="Aleksandar Tomic" w:date="2025-05-22T23:54:00Z"/>
                <w:i w:val="0"/>
                <w:iCs w:val="0"/>
              </w:rPr>
            </w:pPr>
            <m:oMathPara>
              <m:oMath>
                <m:r>
                  <w:del w:id="599" w:author="Beauvais, Bradley M" w:date="2025-06-04T11:10:00Z" w16du:dateUtc="2025-06-04T16:10:00Z">
                    <m:rPr>
                      <m:scr m:val="script"/>
                    </m:rPr>
                    <w:rPr>
                      <w:rFonts w:ascii="Cambria Math" w:hAnsi="Cambria Math"/>
                    </w:rPr>
                    <m:t>L</m:t>
                  </w:del>
                </m:r>
                <m:d>
                  <m:dPr>
                    <m:ctrlPr>
                      <w:del w:id="600" w:author="Beauvais, Bradley M" w:date="2025-06-04T11:10:00Z" w16du:dateUtc="2025-06-04T16:10:00Z">
                        <w:rPr>
                          <w:rFonts w:ascii="Cambria Math" w:hAnsi="Cambria Math"/>
                          <w:iCs w:val="0"/>
                        </w:rPr>
                      </w:del>
                    </m:ctrlPr>
                  </m:dPr>
                  <m:e>
                    <m:r>
                      <w:del w:id="601" w:author="Beauvais, Bradley M" w:date="2025-06-04T11:10:00Z" w16du:dateUtc="2025-06-04T16:10:00Z">
                        <w:rPr>
                          <w:rFonts w:ascii="Cambria Math" w:hAnsi="Cambria Math"/>
                        </w:rPr>
                        <m:t>w,b,λ</m:t>
                      </w:del>
                    </m:r>
                  </m:e>
                </m:d>
                <m:r>
                  <w:del w:id="602" w:author="Beauvais, Bradley M" w:date="2025-06-04T11:10:00Z" w16du:dateUtc="2025-06-04T16:10:00Z">
                    <w:rPr>
                      <w:rFonts w:ascii="Cambria Math" w:hAnsi="Cambria Math"/>
                    </w:rPr>
                    <m:t>=</m:t>
                  </w:del>
                </m:r>
                <m:f>
                  <m:fPr>
                    <m:ctrlPr>
                      <w:del w:id="603" w:author="Beauvais, Bradley M" w:date="2025-06-04T11:10:00Z" w16du:dateUtc="2025-06-04T16:10:00Z">
                        <w:rPr>
                          <w:rFonts w:ascii="Cambria Math" w:hAnsi="Cambria Math"/>
                          <w:iCs w:val="0"/>
                        </w:rPr>
                      </w:del>
                    </m:ctrlPr>
                  </m:fPr>
                  <m:num>
                    <m:r>
                      <w:del w:id="604" w:author="Beauvais, Bradley M" w:date="2025-06-04T11:10:00Z" w16du:dateUtc="2025-06-04T16:10:00Z">
                        <w:rPr>
                          <w:rFonts w:ascii="Cambria Math" w:hAnsi="Cambria Math"/>
                        </w:rPr>
                        <m:t>1</m:t>
                      </w:del>
                    </m:r>
                  </m:num>
                  <m:den>
                    <m:r>
                      <w:del w:id="605" w:author="Beauvais, Bradley M" w:date="2025-06-04T11:10:00Z" w16du:dateUtc="2025-06-04T16:10:00Z">
                        <w:rPr>
                          <w:rFonts w:ascii="Cambria Math" w:hAnsi="Cambria Math"/>
                        </w:rPr>
                        <m:t>2</m:t>
                      </w:del>
                    </m:r>
                  </m:den>
                </m:f>
                <m:sSup>
                  <m:sSupPr>
                    <m:ctrlPr>
                      <w:del w:id="606" w:author="Beauvais, Bradley M" w:date="2025-06-04T11:10:00Z" w16du:dateUtc="2025-06-04T16:10:00Z">
                        <w:rPr>
                          <w:rFonts w:ascii="Cambria Math" w:hAnsi="Cambria Math"/>
                          <w:iCs w:val="0"/>
                        </w:rPr>
                      </w:del>
                    </m:ctrlPr>
                  </m:sSupPr>
                  <m:e>
                    <m:r>
                      <w:del w:id="607" w:author="Beauvais, Bradley M" w:date="2025-06-04T11:10:00Z" w16du:dateUtc="2025-06-04T16:10:00Z">
                        <w:rPr>
                          <w:rFonts w:ascii="Cambria Math" w:hAnsi="Cambria Math"/>
                        </w:rPr>
                        <m:t>w</m:t>
                      </w:del>
                    </m:r>
                  </m:e>
                  <m:sup>
                    <m:r>
                      <w:del w:id="608" w:author="Beauvais, Bradley M" w:date="2025-06-04T11:10:00Z" w16du:dateUtc="2025-06-04T16:10:00Z">
                        <w:rPr>
                          <w:rFonts w:ascii="Cambria Math" w:hAnsi="Cambria Math"/>
                        </w:rPr>
                        <m:t>T</m:t>
                      </w:del>
                    </m:r>
                  </m:sup>
                </m:sSup>
                <m:r>
                  <w:del w:id="609" w:author="Beauvais, Bradley M" w:date="2025-06-04T11:10:00Z" w16du:dateUtc="2025-06-04T16:10:00Z">
                    <w:rPr>
                      <w:rFonts w:ascii="Cambria Math" w:hAnsi="Cambria Math"/>
                    </w:rPr>
                    <m:t>w-</m:t>
                  </w:del>
                </m:r>
                <m:sSup>
                  <m:sSupPr>
                    <m:ctrlPr>
                      <w:del w:id="610" w:author="Beauvais, Bradley M" w:date="2025-06-04T11:10:00Z" w16du:dateUtc="2025-06-04T16:10:00Z">
                        <w:rPr>
                          <w:rFonts w:ascii="Cambria Math" w:hAnsi="Cambria Math"/>
                          <w:iCs w:val="0"/>
                        </w:rPr>
                      </w:del>
                    </m:ctrlPr>
                  </m:sSupPr>
                  <m:e>
                    <m:r>
                      <w:del w:id="611" w:author="Beauvais, Bradley M" w:date="2025-06-04T11:10:00Z" w16du:dateUtc="2025-06-04T16:10:00Z">
                        <w:rPr>
                          <w:rFonts w:ascii="Cambria Math" w:hAnsi="Cambria Math"/>
                        </w:rPr>
                        <m:t>λ</m:t>
                      </w:del>
                    </m:r>
                  </m:e>
                  <m:sup>
                    <m:r>
                      <w:del w:id="612" w:author="Beauvais, Bradley M" w:date="2025-06-04T11:10:00Z" w16du:dateUtc="2025-06-04T16:10:00Z">
                        <w:rPr>
                          <w:rFonts w:ascii="Cambria Math" w:hAnsi="Cambria Math"/>
                        </w:rPr>
                        <m:t>t</m:t>
                      </w:del>
                    </m:r>
                  </m:sup>
                </m:sSup>
                <m:r>
                  <w:del w:id="613" w:author="Beauvais, Bradley M" w:date="2025-06-04T11:10:00Z" w16du:dateUtc="2025-06-04T16:10:00Z">
                    <w:rPr>
                      <w:rFonts w:ascii="Cambria Math" w:hAnsi="Cambria Math"/>
                    </w:rPr>
                    <m:t>[Y</m:t>
                  </w:del>
                </m:r>
                <m:d>
                  <m:dPr>
                    <m:ctrlPr>
                      <w:del w:id="614" w:author="Beauvais, Bradley M" w:date="2025-06-04T11:10:00Z" w16du:dateUtc="2025-06-04T16:10:00Z">
                        <w:rPr>
                          <w:rFonts w:ascii="Cambria Math" w:hAnsi="Cambria Math"/>
                          <w:iCs w:val="0"/>
                        </w:rPr>
                      </w:del>
                    </m:ctrlPr>
                  </m:dPr>
                  <m:e>
                    <m:r>
                      <w:del w:id="615" w:author="Beauvais, Bradley M" w:date="2025-06-04T11:10:00Z" w16du:dateUtc="2025-06-04T16:10:00Z">
                        <w:rPr>
                          <w:rFonts w:ascii="Cambria Math" w:hAnsi="Cambria Math"/>
                        </w:rPr>
                        <m:t>Xw-b1</m:t>
                      </w:del>
                    </m:r>
                  </m:e>
                </m:d>
                <m:r>
                  <w:del w:id="616" w:author="Beauvais, Bradley M" w:date="2025-06-04T11:10:00Z" w16du:dateUtc="2025-06-04T16:10:00Z">
                    <w:rPr>
                      <w:rFonts w:ascii="Cambria Math" w:hAnsi="Cambria Math"/>
                    </w:rPr>
                    <m:t>-γ∙1]</m:t>
                  </w:del>
                </m:r>
              </m:oMath>
            </m:oMathPara>
          </w:p>
        </w:tc>
        <w:tc>
          <w:tcPr>
            <w:tcW w:w="454" w:type="dxa"/>
          </w:tcPr>
          <w:p w14:paraId="06CAB0BF" w14:textId="6C2A2ABF" w:rsidR="0039763E" w:rsidRPr="00A6237D" w:rsidDel="0032477A" w:rsidRDefault="0039763E" w:rsidP="00DC43BF">
            <w:pPr>
              <w:pStyle w:val="Heading3"/>
              <w:rPr>
                <w:del w:id="617" w:author="Aleksandar Tomic" w:date="2025-05-22T23:54:00Z"/>
                <w:i w:val="0"/>
                <w:iCs w:val="0"/>
              </w:rPr>
            </w:pPr>
            <w:del w:id="618" w:author="Beauvais, Bradley M" w:date="2025-06-04T11:10:00Z" w16du:dateUtc="2025-06-04T16:10:00Z">
              <w:r w:rsidRPr="00A6237D" w:rsidDel="0032477A">
                <w:rPr>
                  <w:i w:val="0"/>
                  <w:iCs w:val="0"/>
                </w:rPr>
                <w:delText>(</w:delText>
              </w:r>
              <w:r w:rsidR="00A33870" w:rsidDel="0032477A">
                <w:rPr>
                  <w:i w:val="0"/>
                  <w:iCs w:val="0"/>
                </w:rPr>
                <w:delText>7</w:delText>
              </w:r>
              <w:r w:rsidRPr="00A6237D" w:rsidDel="0032477A">
                <w:rPr>
                  <w:i w:val="0"/>
                  <w:iCs w:val="0"/>
                </w:rPr>
                <w:delText>)</w:delText>
              </w:r>
            </w:del>
          </w:p>
        </w:tc>
      </w:tr>
    </w:tbl>
    <w:p w14:paraId="0336ABAC" w14:textId="5DC8FD21" w:rsidR="00A173A4" w:rsidRPr="00A6237D" w:rsidDel="001D76A8" w:rsidRDefault="00A173A4">
      <w:pPr>
        <w:rPr>
          <w:del w:id="619" w:author="Aleksandar Tomic" w:date="2025-05-22T23:54:00Z"/>
        </w:rPr>
      </w:pPr>
    </w:p>
    <w:p w14:paraId="0AE379A8" w14:textId="2E853467" w:rsidR="0039763E" w:rsidRPr="00A6237D" w:rsidDel="001D76A8" w:rsidRDefault="0039763E">
      <w:pPr>
        <w:rPr>
          <w:del w:id="620" w:author="Aleksandar Tomic" w:date="2025-05-22T23:54:00Z"/>
        </w:rPr>
      </w:pPr>
      <w:del w:id="621" w:author="Aleksandar Tomic" w:date="2025-05-22T23:54:00Z">
        <w:r w:rsidRPr="00A6237D" w:rsidDel="001D76A8">
          <w:delText xml:space="preserve">In Equation </w:delText>
        </w:r>
        <w:r w:rsidR="00A33870" w:rsidDel="001D76A8">
          <w:delText>7</w:delText>
        </w:r>
        <w:r w:rsidRPr="00A6237D" w:rsidDel="001D76A8">
          <w:delText xml:space="preserve">, </w:delText>
        </w:r>
        <w:r w:rsidRPr="00A6237D" w:rsidDel="001D76A8">
          <w:rPr>
            <w:b/>
            <w:bCs/>
            <w:i/>
            <w:iCs/>
          </w:rPr>
          <w:delText>w</w:delText>
        </w:r>
        <w:r w:rsidRPr="00A6237D" w:rsidDel="001D76A8">
          <w:delText xml:space="preserve"> are the weights associated with the predictors, </w:delText>
        </w:r>
        <w:r w:rsidRPr="00A6237D" w:rsidDel="001D76A8">
          <w:rPr>
            <w:b/>
            <w:bCs/>
            <w:i/>
            <w:iCs/>
          </w:rPr>
          <w:delText>Y</w:delText>
        </w:r>
        <w:r w:rsidRPr="00A6237D" w:rsidDel="001D76A8">
          <w:rPr>
            <w:rFonts w:asciiTheme="minorHAnsi" w:eastAsiaTheme="minorHAnsi" w:hAnsiTheme="minorHAnsi" w:cstheme="minorBidi"/>
            <w:i/>
            <w:iCs/>
          </w:rPr>
          <w:delText xml:space="preserve"> </w:delText>
        </w:r>
        <w:r w:rsidRPr="00A6237D" w:rsidDel="001D76A8">
          <w:rPr>
            <w:rFonts w:asciiTheme="minorHAnsi" w:eastAsiaTheme="minorHAnsi" w:hAnsiTheme="minorHAnsi" w:cstheme="minorBidi"/>
          </w:rPr>
          <w:delText>is a</w:delText>
        </w:r>
        <w:r w:rsidRPr="00A6237D" w:rsidDel="001D76A8">
          <w:delText xml:space="preserve"> diagonal matrix with the dependent variable (bankruptcy</w:delText>
        </w:r>
        <w:r w:rsidR="00D8532A" w:rsidRPr="00A6237D" w:rsidDel="001D76A8">
          <w:delText xml:space="preserve"> {-1,1}</w:delText>
        </w:r>
        <w:r w:rsidRPr="00A6237D" w:rsidDel="001D76A8">
          <w:delText xml:space="preserve"> on the diagonal, </w:delText>
        </w:r>
        <w:r w:rsidRPr="00A6237D" w:rsidDel="001D76A8">
          <w:rPr>
            <w:b/>
            <w:bCs/>
            <w:i/>
            <w:iCs/>
          </w:rPr>
          <w:delText>X</w:delText>
        </w:r>
        <w:r w:rsidRPr="00A6237D" w:rsidDel="001D76A8">
          <w:delText xml:space="preserve"> is the matrix of predictors, </w:delText>
        </w:r>
        <w:r w:rsidRPr="00A6237D" w:rsidDel="001D76A8">
          <w:rPr>
            <w:i/>
            <w:iCs/>
          </w:rPr>
          <w:delText>b</w:delText>
        </w:r>
        <w:r w:rsidRPr="00A6237D" w:rsidDel="001D76A8">
          <w:delText xml:space="preserve"> is the intercept, </w:delText>
        </w:r>
        <w:r w:rsidRPr="00A6237D" w:rsidDel="001D76A8">
          <w:rPr>
            <w:rFonts w:asciiTheme="minorHAnsi" w:eastAsiaTheme="minorHAnsi" w:hAnsiTheme="minorHAnsi" w:cstheme="minorBidi"/>
            <w:b/>
            <w:bCs/>
            <w:i/>
            <w:iCs/>
          </w:rPr>
          <w:delText>1</w:delText>
        </w:r>
        <w:r w:rsidRPr="00A6237D" w:rsidDel="001D76A8">
          <w:rPr>
            <w:b/>
            <w:bCs/>
          </w:rPr>
          <w:delText xml:space="preserve"> </w:delText>
        </w:r>
        <w:r w:rsidRPr="00A6237D" w:rsidDel="001D76A8">
          <w:rPr>
            <w:rFonts w:asciiTheme="minorHAnsi" w:eastAsiaTheme="minorHAnsi" w:hAnsiTheme="minorHAnsi" w:cstheme="minorBidi"/>
          </w:rPr>
          <w:delText xml:space="preserve"> </w:delText>
        </w:r>
        <w:r w:rsidRPr="00A6237D" w:rsidDel="001D76A8">
          <w:delText xml:space="preserve">is a matrix of 1’s, </w:delText>
        </w:r>
      </w:del>
      <m:oMath>
        <m:r>
          <w:del w:id="622" w:author="Aleksandar Tomic" w:date="2025-05-22T23:54:00Z">
            <m:rPr>
              <m:sty m:val="bi"/>
            </m:rPr>
            <w:rPr>
              <w:rFonts w:ascii="Cambria Math" w:hAnsi="Cambria Math"/>
            </w:rPr>
            <m:t>λ</m:t>
          </w:del>
        </m:r>
      </m:oMath>
      <w:del w:id="623" w:author="Aleksandar Tomic" w:date="2025-05-22T23:54:00Z">
        <w:r w:rsidRPr="00A6237D" w:rsidDel="001D76A8">
          <w:rPr>
            <w:b/>
            <w:bCs/>
          </w:rPr>
          <w:delText xml:space="preserve"> </w:delText>
        </w:r>
        <w:r w:rsidRPr="00A6237D" w:rsidDel="001D76A8">
          <w:delText xml:space="preserve">are the Lagrangian multipliers,  and </w:delText>
        </w:r>
      </w:del>
      <m:oMath>
        <m:r>
          <w:del w:id="624" w:author="Aleksandar Tomic" w:date="2025-05-22T23:54:00Z">
            <w:rPr>
              <w:rFonts w:ascii="Cambria Math" w:hAnsi="Cambria Math"/>
            </w:rPr>
            <m:t>γ</m:t>
          </w:del>
        </m:r>
      </m:oMath>
      <w:del w:id="625" w:author="Aleksandar Tomic" w:date="2025-05-22T23:54:00Z">
        <w:r w:rsidRPr="00A6237D" w:rsidDel="001D76A8">
          <w:delText xml:space="preserve"> is the margin size (somtimes fixed).</w:delText>
        </w:r>
        <w:r w:rsidR="00CF1245" w:rsidRPr="00A6237D" w:rsidDel="001D76A8">
          <w:delText xml:space="preserve">  Minimizing this equation results in a maximal separation of the two </w:delText>
        </w:r>
        <w:r w:rsidR="00131309" w:rsidRPr="00A6237D" w:rsidDel="001D76A8">
          <w:delText>parallel</w:delText>
        </w:r>
        <w:r w:rsidR="00CF1245" w:rsidRPr="00A6237D" w:rsidDel="001D76A8">
          <w:delText xml:space="preserve"> lines (planes) that are the hyperplane depicted in Figure </w:delText>
        </w:r>
        <w:r w:rsidR="00030F7D" w:rsidRPr="00A6237D" w:rsidDel="001D76A8">
          <w:delText xml:space="preserve">3.  </w:delText>
        </w:r>
      </w:del>
    </w:p>
    <w:p w14:paraId="1E0B564D" w14:textId="47382910" w:rsidR="00A173A4" w:rsidRPr="00A6237D" w:rsidDel="001D76A8" w:rsidRDefault="00A173A4" w:rsidP="00273BF7">
      <w:pPr>
        <w:rPr>
          <w:del w:id="626" w:author="Aleksandar Tomic" w:date="2025-05-22T23:54:00Z"/>
        </w:rPr>
      </w:pPr>
    </w:p>
    <w:p w14:paraId="0DB9FEC8" w14:textId="4F156E20" w:rsidR="00030F7D" w:rsidRPr="00A6237D" w:rsidDel="001D76A8" w:rsidRDefault="0049274B" w:rsidP="001209FE">
      <w:pPr>
        <w:pStyle w:val="Heading4"/>
        <w:rPr>
          <w:del w:id="627" w:author="Aleksandar Tomic" w:date="2025-05-22T23:54:00Z"/>
          <w:rFonts w:ascii="Palatino Linotype" w:hAnsi="Palatino Linotype"/>
          <w:i/>
          <w:iCs/>
        </w:rPr>
      </w:pPr>
      <w:del w:id="628" w:author="Aleksandar Tomic" w:date="2025-05-22T23:54:00Z">
        <w:r w:rsidRPr="00A6237D" w:rsidDel="001D76A8">
          <w:rPr>
            <w:rFonts w:ascii="Palatino Linotype" w:hAnsi="Palatino Linotype"/>
          </w:rPr>
          <w:delText>Figure 3.  Separating hyperplane example</w:delText>
        </w:r>
        <w:r w:rsidR="004A4656" w:rsidRPr="00A6237D" w:rsidDel="001D76A8">
          <w:rPr>
            <w:rFonts w:ascii="Palatino Linotype" w:hAnsi="Palatino Linotype"/>
          </w:rPr>
          <w:delText xml:space="preserve"> (derived from </w:delText>
        </w:r>
        <w:r w:rsidR="00647060" w:rsidRPr="00A6237D" w:rsidDel="001D76A8">
          <w:rPr>
            <w:rFonts w:ascii="Palatino Linotype" w:hAnsi="Palatino Linotype"/>
          </w:rPr>
          <w:delText>Beauvais</w:delText>
        </w:r>
        <w:r w:rsidR="004A4656" w:rsidRPr="00A6237D" w:rsidDel="001D76A8">
          <w:rPr>
            <w:rFonts w:ascii="Palatino Linotype" w:hAnsi="Palatino Linotype"/>
          </w:rPr>
          <w:delText xml:space="preserve"> et</w:delText>
        </w:r>
        <w:r w:rsidR="00A173A4" w:rsidRPr="00A6237D" w:rsidDel="001D76A8">
          <w:rPr>
            <w:rFonts w:ascii="Palatino Linotype" w:hAnsi="Palatino Linotype"/>
          </w:rPr>
          <w:delText>. al</w:delText>
        </w:r>
        <w:r w:rsidR="004A4656" w:rsidRPr="00A6237D" w:rsidDel="001D76A8">
          <w:rPr>
            <w:rFonts w:ascii="Palatino Linotype" w:hAnsi="Palatino Linotype"/>
          </w:rPr>
          <w:delText>, 2022).</w:delText>
        </w:r>
      </w:del>
    </w:p>
    <w:p w14:paraId="6333566C" w14:textId="042EA642" w:rsidR="0049274B" w:rsidRPr="00A6237D" w:rsidDel="001D76A8" w:rsidRDefault="0049274B" w:rsidP="00273BF7">
      <w:pPr>
        <w:rPr>
          <w:del w:id="629" w:author="Aleksandar Tomic" w:date="2025-05-22T23:54:00Z"/>
        </w:rPr>
      </w:pPr>
    </w:p>
    <w:p w14:paraId="3CCEE8E3" w14:textId="472FFD1C" w:rsidR="0049274B" w:rsidRPr="00A6237D" w:rsidDel="001D76A8" w:rsidRDefault="007D5D30" w:rsidP="00273BF7">
      <w:pPr>
        <w:rPr>
          <w:del w:id="630" w:author="Aleksandar Tomic" w:date="2025-05-22T23:54:00Z"/>
          <w:rFonts w:asciiTheme="minorHAnsi" w:eastAsiaTheme="minorEastAsia" w:hAnsiTheme="minorHAnsi" w:cstheme="minorBidi"/>
          <w:i/>
        </w:rPr>
      </w:pPr>
      <w:del w:id="631" w:author="Aleksandar Tomic" w:date="2025-05-22T23:54:00Z">
        <w:r w:rsidRPr="00A6237D" w:rsidDel="001D76A8">
          <w:rPr>
            <w:noProof/>
          </w:rPr>
          <w:drawing>
            <wp:inline distT="0" distB="0" distL="0" distR="0" wp14:anchorId="5FB8A607" wp14:editId="782DDFDE">
              <wp:extent cx="5943600" cy="3246755"/>
              <wp:effectExtent l="0" t="0" r="0" b="0"/>
              <wp:docPr id="6974905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246755"/>
                      </a:xfrm>
                      <a:prstGeom prst="rect">
                        <a:avLst/>
                      </a:prstGeom>
                      <a:noFill/>
                      <a:ln>
                        <a:noFill/>
                      </a:ln>
                    </pic:spPr>
                  </pic:pic>
                </a:graphicData>
              </a:graphic>
            </wp:inline>
          </w:drawing>
        </w:r>
      </w:del>
    </w:p>
    <w:p w14:paraId="1572D6FC" w14:textId="0C273528" w:rsidR="00DC43BF" w:rsidRPr="00A6237D" w:rsidDel="001D76A8" w:rsidRDefault="00817C12" w:rsidP="00273BF7">
      <w:pPr>
        <w:rPr>
          <w:del w:id="632" w:author="Aleksandar Tomic" w:date="2025-05-22T23:54:00Z"/>
        </w:rPr>
      </w:pPr>
      <w:del w:id="633" w:author="Aleksandar Tomic" w:date="2025-05-22T23:54:00Z">
        <w:r w:rsidRPr="00A6237D" w:rsidDel="001D76A8">
          <w:delText xml:space="preserve"> </w:delText>
        </w:r>
      </w:del>
    </w:p>
    <w:p w14:paraId="0B95DF55" w14:textId="3DDD1488" w:rsidR="00131309" w:rsidRPr="00A6237D" w:rsidDel="001D76A8" w:rsidRDefault="00131309">
      <w:pPr>
        <w:spacing w:after="160" w:line="259" w:lineRule="auto"/>
        <w:ind w:firstLine="0"/>
        <w:jc w:val="left"/>
        <w:rPr>
          <w:del w:id="634" w:author="Aleksandar Tomic" w:date="2025-05-22T23:54:00Z"/>
          <w:rFonts w:eastAsia="Palatino Linotype" w:cs="Segoe UI"/>
          <w:i/>
          <w:iCs/>
          <w:noProof/>
          <w:snapToGrid w:val="0"/>
          <w:color w:val="000000"/>
          <w:sz w:val="20"/>
          <w:lang w:eastAsia="de-DE" w:bidi="en-US"/>
        </w:rPr>
      </w:pPr>
      <w:del w:id="635" w:author="Aleksandar Tomic" w:date="2025-05-22T23:54:00Z">
        <w:r w:rsidRPr="00A6237D" w:rsidDel="001D76A8">
          <w:rPr>
            <w:rFonts w:eastAsia="Palatino Linotype"/>
          </w:rPr>
          <w:br w:type="page"/>
        </w:r>
      </w:del>
    </w:p>
    <w:p w14:paraId="4AE94E9F" w14:textId="6A8EAFE8" w:rsidR="007D5D30" w:rsidRPr="00A6237D" w:rsidDel="001D76A8" w:rsidRDefault="00A47548" w:rsidP="00285AC1">
      <w:pPr>
        <w:pStyle w:val="Heading3"/>
        <w:rPr>
          <w:del w:id="636" w:author="Aleksandar Tomic" w:date="2025-05-22T23:54:00Z"/>
        </w:rPr>
      </w:pPr>
      <w:del w:id="637" w:author="Aleksandar Tomic" w:date="2025-05-22T23:54:00Z">
        <w:r w:rsidDel="001D76A8">
          <w:rPr>
            <w:rFonts w:eastAsia="Palatino Linotype"/>
          </w:rPr>
          <w:delText>4</w:delText>
        </w:r>
        <w:r w:rsidR="007D5D30" w:rsidRPr="00A6237D" w:rsidDel="001D76A8">
          <w:rPr>
            <w:rFonts w:eastAsia="Palatino Linotype"/>
          </w:rPr>
          <w:delText>.</w:delText>
        </w:r>
        <w:r w:rsidR="001C23D4" w:rsidDel="001D76A8">
          <w:rPr>
            <w:rFonts w:eastAsia="Palatino Linotype"/>
          </w:rPr>
          <w:delText>4</w:delText>
        </w:r>
        <w:r w:rsidR="007D5D30" w:rsidRPr="00A6237D" w:rsidDel="001D76A8">
          <w:rPr>
            <w:rFonts w:eastAsia="Palatino Linotype"/>
          </w:rPr>
          <w:delText xml:space="preserve">.4. </w:delText>
        </w:r>
        <w:r w:rsidR="007D5D30" w:rsidRPr="00A6237D" w:rsidDel="001D76A8">
          <w:delText>Method</w:delText>
        </w:r>
        <w:r w:rsidR="00DA1F3C" w:rsidRPr="00A6237D" w:rsidDel="001D76A8">
          <w:delText xml:space="preserve"> 4</w:delText>
        </w:r>
        <w:r w:rsidR="007D5D30" w:rsidRPr="00A6237D" w:rsidDel="001D76A8">
          <w:delText>-</w:delText>
        </w:r>
        <w:r w:rsidR="00570931" w:rsidRPr="00A6237D" w:rsidDel="001D76A8">
          <w:delText>Unique Variable Decision Tree-</w:delText>
        </w:r>
        <w:r w:rsidR="007D5D30" w:rsidRPr="00A6237D" w:rsidDel="001D76A8">
          <w:delText xml:space="preserve"> BRKFSST </w:delText>
        </w:r>
      </w:del>
    </w:p>
    <w:p w14:paraId="63E127A7" w14:textId="7EFF36E3" w:rsidR="00801433" w:rsidRPr="00A6237D" w:rsidDel="001D76A8" w:rsidRDefault="00801433" w:rsidP="00801433">
      <w:pPr>
        <w:pStyle w:val="NoSpacing"/>
        <w:rPr>
          <w:del w:id="638" w:author="Aleksandar Tomic" w:date="2025-05-22T23:54:00Z"/>
        </w:rPr>
      </w:pPr>
    </w:p>
    <w:p w14:paraId="7EF0CC45" w14:textId="37751F1E" w:rsidR="00570931" w:rsidRPr="00A6237D" w:rsidDel="001D76A8" w:rsidRDefault="00570931" w:rsidP="00273BF7">
      <w:pPr>
        <w:rPr>
          <w:del w:id="639" w:author="Aleksandar Tomic" w:date="2025-05-22T23:54:00Z"/>
        </w:rPr>
      </w:pPr>
      <w:del w:id="640" w:author="Aleksandar Tomic" w:date="2025-05-22T23:54:00Z">
        <w:r w:rsidRPr="00A6237D" w:rsidDel="001D76A8">
          <w:delText>A final estimation model was a tree-based model designed to retain interpretability, a model we term Unique Variable Decision Tree</w:delText>
        </w:r>
        <w:r w:rsidR="00DA1F3C" w:rsidRPr="00A6237D" w:rsidDel="001D76A8">
          <w:delText xml:space="preserve"> (UVDT)</w:delText>
        </w:r>
        <w:r w:rsidRPr="00A6237D" w:rsidDel="001D76A8">
          <w:delText xml:space="preserve">.  This model builds a </w:delText>
        </w:r>
        <w:r w:rsidR="00285AC1" w:rsidRPr="00A6237D" w:rsidDel="001D76A8">
          <w:delText xml:space="preserve">decision </w:delText>
        </w:r>
        <w:r w:rsidRPr="00A6237D" w:rsidDel="001D76A8">
          <w:delText xml:space="preserve">tree that allows </w:delText>
        </w:r>
        <w:r w:rsidR="00621189" w:rsidRPr="00A6237D" w:rsidDel="001D76A8">
          <w:delText xml:space="preserve">each </w:delText>
        </w:r>
        <w:r w:rsidRPr="00A6237D" w:rsidDel="001D76A8">
          <w:delText>variable to enter only one time</w:delText>
        </w:r>
        <w:r w:rsidR="00621189" w:rsidRPr="00A6237D" w:rsidDel="001D76A8">
          <w:delText xml:space="preserve"> </w:delText>
        </w:r>
        <w:r w:rsidR="00801433" w:rsidRPr="00A6237D" w:rsidDel="001D76A8">
          <w:delText xml:space="preserve">on each major branch (left or right) </w:delText>
        </w:r>
        <w:r w:rsidR="00621189" w:rsidRPr="00A6237D" w:rsidDel="001D76A8">
          <w:delText>based</w:delText>
        </w:r>
        <w:r w:rsidR="00285AC1" w:rsidRPr="00A6237D" w:rsidDel="001D76A8">
          <w:delText xml:space="preserve"> solely</w:delText>
        </w:r>
        <w:r w:rsidR="00621189" w:rsidRPr="00A6237D" w:rsidDel="001D76A8">
          <w:delText xml:space="preserve"> on the Gini coefficient.  We investigated other</w:delText>
        </w:r>
        <w:r w:rsidR="00DA1F3C" w:rsidRPr="00A6237D" w:rsidDel="001D76A8">
          <w:delText xml:space="preserve"> decision</w:delText>
        </w:r>
        <w:r w:rsidR="00621189" w:rsidRPr="00A6237D" w:rsidDel="001D76A8">
          <w:delText xml:space="preserve"> metrics as well. </w:delText>
        </w:r>
        <w:r w:rsidR="00285AC1" w:rsidRPr="00A6237D" w:rsidDel="001D76A8">
          <w:delText xml:space="preserve"> Indic</w:delText>
        </w:r>
        <w:r w:rsidR="00801433" w:rsidRPr="00A6237D" w:rsidDel="001D76A8">
          <w:delText>a</w:delText>
        </w:r>
        <w:r w:rsidR="00285AC1" w:rsidRPr="00A6237D" w:rsidDel="001D76A8">
          <w:delText>tor functions for splits are readily interpretable, and by not re-using variables</w:delText>
        </w:r>
        <w:r w:rsidR="00801433" w:rsidRPr="00A6237D" w:rsidDel="001D76A8">
          <w:delText xml:space="preserve"> on the two separate branches</w:delText>
        </w:r>
        <w:r w:rsidR="00285AC1" w:rsidRPr="00A6237D" w:rsidDel="001D76A8">
          <w:delText>, there are no unexplainable nonlinearities. Discretization of variables may produce results unseeable when using parametric methods, particularly when the assumptions of the parametric models are not fully met.</w:delText>
        </w:r>
      </w:del>
    </w:p>
    <w:p w14:paraId="001EBFDF" w14:textId="5A5849E2" w:rsidR="00B91452" w:rsidRPr="00F94C5A" w:rsidRDefault="00A47548" w:rsidP="00723162">
      <w:pPr>
        <w:pStyle w:val="Heading2"/>
        <w:rPr>
          <w:iCs/>
        </w:rPr>
      </w:pPr>
      <w:bookmarkStart w:id="641" w:name="_Hlk173759291"/>
      <w:r w:rsidRPr="00F94C5A">
        <w:t>4</w:t>
      </w:r>
      <w:r w:rsidR="004C4BBD" w:rsidRPr="00F94C5A">
        <w:t>.</w:t>
      </w:r>
      <w:del w:id="642" w:author="Beauvais, Bradley M" w:date="2025-06-04T12:09:00Z" w16du:dateUtc="2025-06-04T17:09:00Z">
        <w:r w:rsidR="001C23D4" w:rsidDel="00F31F9F">
          <w:delText>5</w:delText>
        </w:r>
      </w:del>
      <w:ins w:id="643" w:author="Beauvais, Bradley M" w:date="2025-06-04T12:09:00Z" w16du:dateUtc="2025-06-04T17:09:00Z">
        <w:r w:rsidR="00F31F9F">
          <w:t>4</w:t>
        </w:r>
      </w:ins>
      <w:r w:rsidR="00B91452" w:rsidRPr="00F94C5A">
        <w:t>. Metrics</w:t>
      </w:r>
    </w:p>
    <w:p w14:paraId="36B38995" w14:textId="075C6B98" w:rsidR="00B91452" w:rsidRPr="00A6237D" w:rsidRDefault="00B91452" w:rsidP="009260D8">
      <w:r w:rsidRPr="00A6237D">
        <w:t xml:space="preserve">All models were built on the augmented training set. These models were then used to forecast the test set. Typical classification metrics including </w:t>
      </w:r>
      <w:r w:rsidR="00E21772" w:rsidRPr="00A6237D">
        <w:t xml:space="preserve">balanced </w:t>
      </w:r>
      <w:r w:rsidRPr="00A6237D">
        <w:t>accuracy, precision, recall, specificity, F1-score</w:t>
      </w:r>
      <w:r w:rsidR="00E21772" w:rsidRPr="00A6237D">
        <w:t>, Area Under the Curve (AUC), and Precision-Recall Area Under the Curve (PR-AUC)</w:t>
      </w:r>
      <w:r w:rsidRPr="00A6237D">
        <w:t xml:space="preserve"> were used to compare models</w:t>
      </w:r>
      <w:r w:rsidR="00E21772" w:rsidRPr="00A6237D">
        <w:t xml:space="preserve"> along with side-by side confusion matrix plots.  </w:t>
      </w:r>
      <w:r w:rsidR="00D2617F" w:rsidRPr="00A6237D">
        <w:t xml:space="preserve">Table </w:t>
      </w:r>
      <w:r w:rsidR="00B85E88" w:rsidRPr="00A6237D">
        <w:t xml:space="preserve">4 </w:t>
      </w:r>
      <w:r w:rsidR="00A773F0" w:rsidRPr="00A6237D">
        <w:t xml:space="preserve">details how the </w:t>
      </w:r>
      <w:r w:rsidR="00E21772" w:rsidRPr="00A6237D">
        <w:t>accuracy metrics were</w:t>
      </w:r>
      <w:r w:rsidR="00A773F0" w:rsidRPr="00A6237D">
        <w:t xml:space="preserve"> calculated.</w:t>
      </w:r>
    </w:p>
    <w:p w14:paraId="77856A9D" w14:textId="77777777" w:rsidR="00D2617F" w:rsidRPr="00A6237D" w:rsidRDefault="00D2617F" w:rsidP="009260D8"/>
    <w:p w14:paraId="242B658A" w14:textId="163ABCF1" w:rsidR="00D2617F" w:rsidRPr="00A6237D" w:rsidRDefault="00D2617F" w:rsidP="00273BF7">
      <w:pPr>
        <w:pStyle w:val="Heading4"/>
        <w:rPr>
          <w:rFonts w:ascii="Palatino Linotype" w:hAnsi="Palatino Linotype"/>
        </w:rPr>
      </w:pPr>
      <w:bookmarkStart w:id="644" w:name="_Hlk174684855"/>
      <w:r w:rsidRPr="00A6237D">
        <w:rPr>
          <w:rFonts w:ascii="Palatino Linotype" w:hAnsi="Palatino Linotype"/>
        </w:rPr>
        <w:t xml:space="preserve">Table </w:t>
      </w:r>
      <w:r w:rsidR="00B85E88" w:rsidRPr="00A6237D">
        <w:rPr>
          <w:rFonts w:ascii="Palatino Linotype" w:hAnsi="Palatino Linotype"/>
        </w:rPr>
        <w:t>4</w:t>
      </w:r>
      <w:r w:rsidRPr="00A6237D">
        <w:rPr>
          <w:rFonts w:ascii="Palatino Linotype" w:hAnsi="Palatino Linotype"/>
        </w:rPr>
        <w:t xml:space="preserve">.  Definitions of the metrics </w:t>
      </w:r>
      <w:del w:id="645" w:author="Kruse, Scott" w:date="2025-05-23T15:20:00Z" w16du:dateUtc="2025-05-23T20:20:00Z">
        <w:r w:rsidRPr="00A6237D" w:rsidDel="00F80EF7">
          <w:rPr>
            <w:rFonts w:ascii="Palatino Linotype" w:hAnsi="Palatino Linotype"/>
          </w:rPr>
          <w:delText>used</w:delText>
        </w:r>
      </w:del>
      <w:ins w:id="646" w:author="Kruse, Scott" w:date="2025-05-23T15:20:00Z" w16du:dateUtc="2025-05-23T20:20:00Z">
        <w:r w:rsidR="00F80EF7" w:rsidRPr="00A6237D">
          <w:rPr>
            <w:rFonts w:ascii="Palatino Linotype" w:hAnsi="Palatino Linotype"/>
          </w:rPr>
          <w:t>used.</w:t>
        </w:r>
      </w:ins>
    </w:p>
    <w:p w14:paraId="30FA6B04" w14:textId="77777777" w:rsidR="001209FE" w:rsidRPr="00A6237D" w:rsidRDefault="001209FE" w:rsidP="009260D8"/>
    <w:bookmarkStart w:id="647" w:name="_MON_1785215962"/>
    <w:bookmarkEnd w:id="647"/>
    <w:p w14:paraId="176DA726" w14:textId="615C8120" w:rsidR="001209FE" w:rsidRPr="00A6237D" w:rsidRDefault="00447ABF" w:rsidP="004763B4">
      <w:pPr>
        <w:ind w:left="720" w:firstLine="0"/>
      </w:pPr>
      <w:r w:rsidRPr="00A6237D">
        <w:object w:dxaOrig="6343" w:dyaOrig="3051" w14:anchorId="67BB7BE2">
          <v:shape id="_x0000_i1027" type="#_x0000_t75" style="width:317.1pt;height:152.95pt" o:ole="">
            <v:imagedata r:id="rId22" o:title=""/>
          </v:shape>
          <o:OLEObject Type="Embed" ProgID="Excel.Sheet.12" ShapeID="_x0000_i1027" DrawAspect="Content" ObjectID="_1810705702" r:id="rId23"/>
        </w:object>
      </w:r>
    </w:p>
    <w:p w14:paraId="03DC1D0C" w14:textId="6450EBEA" w:rsidR="00D2617F" w:rsidRPr="00A6237D" w:rsidRDefault="004763B4" w:rsidP="004763B4">
      <w:pPr>
        <w:tabs>
          <w:tab w:val="left" w:pos="720"/>
        </w:tabs>
        <w:ind w:firstLine="0"/>
        <w:rPr>
          <w:sz w:val="16"/>
          <w:szCs w:val="16"/>
        </w:rPr>
      </w:pPr>
      <w:r w:rsidRPr="00A6237D">
        <w:rPr>
          <w:sz w:val="16"/>
          <w:szCs w:val="16"/>
        </w:rPr>
        <w:tab/>
      </w:r>
      <w:r w:rsidR="21A59A89" w:rsidRPr="00A6237D">
        <w:rPr>
          <w:sz w:val="16"/>
          <w:szCs w:val="16"/>
        </w:rPr>
        <w:t xml:space="preserve"> Note: </w:t>
      </w:r>
      <w:r w:rsidR="228594F0" w:rsidRPr="00A6237D">
        <w:rPr>
          <w:sz w:val="16"/>
          <w:szCs w:val="16"/>
        </w:rPr>
        <w:t>PR</w:t>
      </w:r>
      <w:r w:rsidR="25170EC9" w:rsidRPr="00A6237D">
        <w:rPr>
          <w:sz w:val="16"/>
          <w:szCs w:val="16"/>
        </w:rPr>
        <w:t xml:space="preserve">=probability, + : positive bankruptcy, - : negative bankruptcy, HM: harmonic </w:t>
      </w:r>
      <w:proofErr w:type="gramStart"/>
      <w:r w:rsidR="25170EC9" w:rsidRPr="00A6237D">
        <w:rPr>
          <w:sz w:val="16"/>
          <w:szCs w:val="16"/>
        </w:rPr>
        <w:t>mean</w:t>
      </w:r>
      <w:proofErr w:type="gramEnd"/>
    </w:p>
    <w:bookmarkEnd w:id="644"/>
    <w:p w14:paraId="21DDDA02" w14:textId="77777777" w:rsidR="001209FE" w:rsidRPr="00A6237D" w:rsidRDefault="001209FE" w:rsidP="009260D8">
      <w:pPr>
        <w:rPr>
          <w:b/>
          <w:bCs/>
        </w:rPr>
      </w:pPr>
    </w:p>
    <w:p w14:paraId="22A2ABD6" w14:textId="1D4FC268" w:rsidR="00A773F0" w:rsidRPr="00A6237D" w:rsidRDefault="00A773F0" w:rsidP="00273BF7">
      <w:pPr>
        <w:jc w:val="left"/>
        <w:rPr>
          <w:rFonts w:eastAsia="Palatino Linotype" w:cs="Palatino Linotype"/>
          <w:b/>
          <w:bCs/>
          <w:sz w:val="24"/>
          <w:szCs w:val="24"/>
        </w:rPr>
      </w:pPr>
      <w:r w:rsidRPr="00A6237D">
        <w:t xml:space="preserve">A good model will seek some sort of optimal relationship among the metrics.  </w:t>
      </w:r>
      <w:r w:rsidR="00A47CF9" w:rsidRPr="00A6237D">
        <w:t>In this stud</w:t>
      </w:r>
      <w:r w:rsidR="00B52582" w:rsidRPr="00A6237D">
        <w:t>y,</w:t>
      </w:r>
      <w:r w:rsidR="00A47CF9" w:rsidRPr="00A6237D">
        <w:t xml:space="preserve"> we seek to identify bankrupt organizations (recall)</w:t>
      </w:r>
      <w:r w:rsidR="0011495B" w:rsidRPr="00A6237D">
        <w:t xml:space="preserve"> with some success without overclassifying non-bankrupt organizations</w:t>
      </w:r>
      <w:r w:rsidR="00A47CF9" w:rsidRPr="00A6237D">
        <w:t>.  Assume that there are 100 organizations with 2 of them having declared bankruptcy.  One estimator would be to assume that all organizations declared bankruptcy in the test set.  That estimator would yield 100% recall but 2% accuracy</w:t>
      </w:r>
      <w:r w:rsidR="00B52582" w:rsidRPr="00A6237D">
        <w:t>.</w:t>
      </w:r>
      <w:r w:rsidR="00A47CF9" w:rsidRPr="00A6237D">
        <w:t xml:space="preserve"> Another estimator might assume no organizations were bankrupt.  While the estimator would be 98% accurate, it would have </w:t>
      </w:r>
      <w:proofErr w:type="gramStart"/>
      <w:r w:rsidR="00A47CF9" w:rsidRPr="00A6237D">
        <w:t>0%</w:t>
      </w:r>
      <w:proofErr w:type="gramEnd"/>
      <w:r w:rsidR="00A47CF9" w:rsidRPr="00A6237D">
        <w:t xml:space="preserve"> recall.  Thus, a balance between metrics is necessary.</w:t>
      </w:r>
    </w:p>
    <w:bookmarkEnd w:id="641"/>
    <w:p w14:paraId="20B1DC1E" w14:textId="2E918470" w:rsidR="00B91452" w:rsidRPr="00A6237D" w:rsidRDefault="00A47548" w:rsidP="00273BF7">
      <w:pPr>
        <w:pStyle w:val="Heading1"/>
      </w:pPr>
      <w:r>
        <w:t>5</w:t>
      </w:r>
      <w:r w:rsidR="00B91452" w:rsidRPr="00A6237D">
        <w:t>. Results</w:t>
      </w:r>
    </w:p>
    <w:p w14:paraId="62563B98" w14:textId="55E7A7BD" w:rsidR="00B91452" w:rsidRPr="00F94C5A" w:rsidRDefault="00A47548" w:rsidP="00723162">
      <w:pPr>
        <w:pStyle w:val="Heading2"/>
        <w:rPr>
          <w:iCs/>
        </w:rPr>
      </w:pPr>
      <w:r w:rsidRPr="00F94C5A">
        <w:t>5</w:t>
      </w:r>
      <w:r w:rsidR="00B91452" w:rsidRPr="00F94C5A">
        <w:t>.1. Descriptive Analysis</w:t>
      </w:r>
    </w:p>
    <w:p w14:paraId="4AEE29A3" w14:textId="58E4D46F" w:rsidR="00F5751A" w:rsidRPr="00A6237D" w:rsidRDefault="00F5751A" w:rsidP="009260D8">
      <w:r w:rsidRPr="00A6237D">
        <w:t xml:space="preserve">Table </w:t>
      </w:r>
      <w:r w:rsidR="00B52582" w:rsidRPr="00A6237D">
        <w:t xml:space="preserve">5 </w:t>
      </w:r>
      <w:r w:rsidRPr="00A6237D">
        <w:t>provide</w:t>
      </w:r>
      <w:r w:rsidR="00B52582" w:rsidRPr="00A6237D">
        <w:t>s</w:t>
      </w:r>
      <w:r w:rsidRPr="00A6237D">
        <w:t xml:space="preserve"> the descriptive statistics for </w:t>
      </w:r>
      <w:r w:rsidR="00A95FA9" w:rsidRPr="00A6237D">
        <w:t xml:space="preserve">fixed </w:t>
      </w:r>
      <w:r w:rsidRPr="00A6237D">
        <w:t>variables</w:t>
      </w:r>
      <w:r w:rsidR="00A95FA9" w:rsidRPr="00A6237D">
        <w:t xml:space="preserve"> </w:t>
      </w:r>
      <w:r w:rsidR="00A62DDD" w:rsidRPr="00A6237D">
        <w:t xml:space="preserve">and for random variables offset at </w:t>
      </w:r>
      <w:r w:rsidR="00A62DDD" w:rsidRPr="00A6237D">
        <w:rPr>
          <w:i/>
          <w:iCs/>
        </w:rPr>
        <w:t>y-1</w:t>
      </w:r>
      <w:r w:rsidR="00F00140" w:rsidRPr="00A6237D">
        <w:t xml:space="preserve">. </w:t>
      </w:r>
      <w:r w:rsidR="00A62DDD" w:rsidRPr="00A6237D">
        <w:t xml:space="preserve"> Variable descriptives at </w:t>
      </w:r>
      <w:r w:rsidR="00A62DDD" w:rsidRPr="00A6237D">
        <w:rPr>
          <w:i/>
          <w:iCs/>
        </w:rPr>
        <w:t>y-2</w:t>
      </w:r>
      <w:r w:rsidR="00A62DDD" w:rsidRPr="00A6237D">
        <w:t xml:space="preserve"> and change between </w:t>
      </w:r>
      <w:r w:rsidR="00A62DDD" w:rsidRPr="00A6237D">
        <w:rPr>
          <w:i/>
          <w:iCs/>
        </w:rPr>
        <w:t xml:space="preserve">y-2 </w:t>
      </w:r>
      <w:r w:rsidR="00A62DDD" w:rsidRPr="00A6237D">
        <w:t xml:space="preserve">and </w:t>
      </w:r>
      <w:r w:rsidR="00A62DDD" w:rsidRPr="00A6237D">
        <w:rPr>
          <w:i/>
          <w:iCs/>
        </w:rPr>
        <w:t>y-1</w:t>
      </w:r>
      <w:r w:rsidR="00A62DDD" w:rsidRPr="00A6237D">
        <w:t xml:space="preserve"> are available online</w:t>
      </w:r>
      <w:r w:rsidR="009E1228">
        <w:t xml:space="preserve"> at </w:t>
      </w:r>
      <w:hyperlink r:id="rId24" w:tgtFrame="_blank" w:tooltip="Original URL: https://rpubs.com/R-Minator/bf810. Click or tap if you trust this link." w:history="1">
        <w:r w:rsidR="009E1228" w:rsidRPr="009E1228">
          <w:rPr>
            <w:rStyle w:val="Hyperlink"/>
          </w:rPr>
          <w:t>https://rpubs.com/R-Minator/bf810</w:t>
        </w:r>
      </w:hyperlink>
      <w:r w:rsidR="00A62DDD" w:rsidRPr="00A6237D">
        <w:t xml:space="preserve">.  </w:t>
      </w:r>
      <w:r w:rsidR="00F00140" w:rsidRPr="00A6237D">
        <w:t>Also included are a</w:t>
      </w:r>
      <w:r w:rsidR="0011495B" w:rsidRPr="00A6237D">
        <w:t xml:space="preserve"> large subset of the </w:t>
      </w:r>
      <w:r w:rsidRPr="00A6237D">
        <w:t>proposed prediction variables</w:t>
      </w:r>
      <w:r w:rsidR="00F00140" w:rsidRPr="00A6237D">
        <w:t xml:space="preserve"> based on previously described research</w:t>
      </w:r>
      <w:r w:rsidRPr="00A6237D">
        <w:t xml:space="preserve">. NOTE: accounts receivable divided by operating income </w:t>
      </w:r>
      <w:r w:rsidR="000B3574">
        <w:t>was</w:t>
      </w:r>
      <w:r w:rsidR="000B3574" w:rsidRPr="00A6237D">
        <w:t xml:space="preserve"> </w:t>
      </w:r>
      <w:r w:rsidRPr="00A6237D">
        <w:t xml:space="preserve">scaled by 1,000 and adjusted patient days </w:t>
      </w:r>
      <w:r w:rsidR="000B3574">
        <w:t>was</w:t>
      </w:r>
      <w:r w:rsidR="000B3574" w:rsidRPr="00A6237D">
        <w:t xml:space="preserve"> </w:t>
      </w:r>
      <w:r w:rsidRPr="00A6237D">
        <w:t xml:space="preserve">scaled by 10,000. </w:t>
      </w:r>
    </w:p>
    <w:p w14:paraId="56139806" w14:textId="77777777" w:rsidR="00A95FA9" w:rsidRPr="00A6237D" w:rsidRDefault="00A95FA9" w:rsidP="009260D8"/>
    <w:p w14:paraId="2DC040CF" w14:textId="159FE0FC" w:rsidR="00F5751A" w:rsidRPr="003B178C" w:rsidRDefault="00F5751A" w:rsidP="00A95FA9">
      <w:pPr>
        <w:pStyle w:val="Heading4"/>
        <w:rPr>
          <w:rFonts w:ascii="Palatino Linotype" w:hAnsi="Palatino Linotype"/>
        </w:rPr>
      </w:pPr>
      <w:r w:rsidRPr="00A6237D">
        <w:rPr>
          <w:rFonts w:ascii="Palatino Linotype" w:hAnsi="Palatino Linotype"/>
        </w:rPr>
        <w:t xml:space="preserve">Table </w:t>
      </w:r>
      <w:r w:rsidR="00B83DB0" w:rsidRPr="00A6237D">
        <w:rPr>
          <w:rFonts w:ascii="Palatino Linotype" w:hAnsi="Palatino Linotype"/>
        </w:rPr>
        <w:t>5</w:t>
      </w:r>
      <w:r w:rsidRPr="00A6237D">
        <w:rPr>
          <w:rFonts w:ascii="Palatino Linotype" w:hAnsi="Palatino Linotype"/>
        </w:rPr>
        <w:t xml:space="preserve">.  Study </w:t>
      </w:r>
      <w:r w:rsidR="00E032A3" w:rsidRPr="00A6237D">
        <w:rPr>
          <w:rFonts w:ascii="Palatino Linotype" w:hAnsi="Palatino Linotype"/>
        </w:rPr>
        <w:t>Variabl</w:t>
      </w:r>
      <w:r w:rsidR="005F09F1">
        <w:rPr>
          <w:rFonts w:ascii="Palatino Linotype" w:hAnsi="Palatino Linotype"/>
        </w:rPr>
        <w:t>es</w:t>
      </w:r>
    </w:p>
    <w:p w14:paraId="75A26D95" w14:textId="77777777" w:rsidR="00A95FA9" w:rsidRDefault="00A95FA9" w:rsidP="00A95FA9"/>
    <w:bookmarkStart w:id="648" w:name="_MON_1785571037"/>
    <w:bookmarkEnd w:id="648"/>
    <w:p w14:paraId="691AC2AE" w14:textId="7CB2D279" w:rsidR="00A95FA9" w:rsidRDefault="00DD6661">
      <w:pPr>
        <w:ind w:firstLine="0"/>
        <w:pPrChange w:id="649" w:author="Brad Beauvais" w:date="2025-05-23T10:18:00Z" w16du:dateUtc="2025-05-23T15:18:00Z">
          <w:pPr>
            <w:ind w:firstLine="270"/>
          </w:pPr>
        </w:pPrChange>
      </w:pPr>
      <w:r>
        <w:object w:dxaOrig="10372" w:dyaOrig="10718" w14:anchorId="2BD8907F">
          <v:shape id="_x0000_i1028" type="#_x0000_t75" style="width:478.7pt;height:429.2pt" o:ole="">
            <v:imagedata r:id="rId25" o:title=""/>
          </v:shape>
          <o:OLEObject Type="Embed" ProgID="Excel.Sheet.12" ShapeID="_x0000_i1028" DrawAspect="Content" ObjectID="_1810705703" r:id="rId26"/>
        </w:object>
      </w:r>
    </w:p>
    <w:p w14:paraId="3FD37F24" w14:textId="26104962" w:rsidR="00E10757" w:rsidDel="0026204A" w:rsidRDefault="005F09F1" w:rsidP="00724BC0">
      <w:pPr>
        <w:spacing w:after="160" w:line="259" w:lineRule="auto"/>
        <w:ind w:firstLine="0"/>
        <w:jc w:val="left"/>
        <w:rPr>
          <w:del w:id="650" w:author="Beauvais, Bradley M" w:date="2025-06-04T11:13:00Z" w16du:dateUtc="2025-06-04T16:13:00Z"/>
          <w:sz w:val="16"/>
          <w:szCs w:val="16"/>
        </w:rPr>
      </w:pPr>
      <w:r w:rsidRPr="00DD6661">
        <w:rPr>
          <w:sz w:val="16"/>
          <w:szCs w:val="16"/>
          <w:rPrChange w:id="651" w:author="Brad Beauvais" w:date="2025-05-23T10:17:00Z" w16du:dateUtc="2025-05-23T15:17:00Z">
            <w:rPr>
              <w:sz w:val="20"/>
              <w:szCs w:val="20"/>
            </w:rPr>
          </w:rPrChange>
        </w:rPr>
        <w:t>Note</w:t>
      </w:r>
      <w:r w:rsidR="00906B6B" w:rsidRPr="00DD6661">
        <w:rPr>
          <w:sz w:val="16"/>
          <w:szCs w:val="16"/>
          <w:rPrChange w:id="652" w:author="Brad Beauvais" w:date="2025-05-23T10:17:00Z" w16du:dateUtc="2025-05-23T15:17:00Z">
            <w:rPr>
              <w:sz w:val="20"/>
              <w:szCs w:val="20"/>
            </w:rPr>
          </w:rPrChange>
        </w:rPr>
        <w:t>: Quality</w:t>
      </w:r>
      <w:r w:rsidRPr="00DD6661">
        <w:rPr>
          <w:sz w:val="16"/>
          <w:szCs w:val="16"/>
          <w:rPrChange w:id="653" w:author="Brad Beauvais" w:date="2025-05-23T10:17:00Z" w16du:dateUtc="2025-05-23T15:17:00Z">
            <w:rPr>
              <w:sz w:val="20"/>
              <w:szCs w:val="20"/>
            </w:rPr>
          </w:rPrChange>
        </w:rPr>
        <w:t xml:space="preserve"> Stars</w:t>
      </w:r>
      <w:r w:rsidR="00163B5F" w:rsidRPr="00DD6661">
        <w:rPr>
          <w:sz w:val="16"/>
          <w:szCs w:val="16"/>
          <w:rPrChange w:id="654" w:author="Brad Beauvais" w:date="2025-05-23T10:17:00Z" w16du:dateUtc="2025-05-23T15:17:00Z">
            <w:rPr>
              <w:sz w:val="20"/>
              <w:szCs w:val="20"/>
            </w:rPr>
          </w:rPrChange>
        </w:rPr>
        <w:t xml:space="preserve"> </w:t>
      </w:r>
      <w:r w:rsidRPr="00DD6661">
        <w:rPr>
          <w:sz w:val="16"/>
          <w:szCs w:val="16"/>
          <w:rPrChange w:id="655" w:author="Brad Beauvais" w:date="2025-05-23T10:17:00Z" w16du:dateUtc="2025-05-23T15:17:00Z">
            <w:rPr>
              <w:sz w:val="20"/>
              <w:szCs w:val="20"/>
            </w:rPr>
          </w:rPrChange>
        </w:rPr>
        <w:t>=</w:t>
      </w:r>
      <w:r w:rsidR="00163B5F" w:rsidRPr="00DD6661">
        <w:rPr>
          <w:sz w:val="16"/>
          <w:szCs w:val="16"/>
          <w:rPrChange w:id="656" w:author="Brad Beauvais" w:date="2025-05-23T10:17:00Z" w16du:dateUtc="2025-05-23T15:17:00Z">
            <w:rPr>
              <w:sz w:val="20"/>
              <w:szCs w:val="20"/>
            </w:rPr>
          </w:rPrChange>
        </w:rPr>
        <w:t xml:space="preserve"> </w:t>
      </w:r>
      <w:r w:rsidRPr="00DD6661">
        <w:rPr>
          <w:sz w:val="16"/>
          <w:szCs w:val="16"/>
          <w:rPrChange w:id="657" w:author="Brad Beauvais" w:date="2025-05-23T10:17:00Z" w16du:dateUtc="2025-05-23T15:17:00Z">
            <w:rPr>
              <w:sz w:val="20"/>
              <w:szCs w:val="20"/>
            </w:rPr>
          </w:rPrChange>
        </w:rPr>
        <w:t>3 is the referent category and omitted</w:t>
      </w:r>
      <w:ins w:id="658" w:author="Beauvais, Bradley M" w:date="2025-06-04T11:13:00Z" w16du:dateUtc="2025-06-04T16:13:00Z">
        <w:r w:rsidR="0026204A">
          <w:rPr>
            <w:sz w:val="16"/>
            <w:szCs w:val="16"/>
          </w:rPr>
          <w:t>.</w:t>
        </w:r>
      </w:ins>
      <w:del w:id="659" w:author="Beauvais, Bradley M" w:date="2025-06-04T11:13:00Z" w16du:dateUtc="2025-06-04T16:13:00Z">
        <w:r w:rsidRPr="00DD6661" w:rsidDel="0026204A">
          <w:rPr>
            <w:sz w:val="16"/>
            <w:szCs w:val="16"/>
            <w:rPrChange w:id="660" w:author="Brad Beauvais" w:date="2025-05-23T10:17:00Z" w16du:dateUtc="2025-05-23T15:17:00Z">
              <w:rPr>
                <w:sz w:val="20"/>
                <w:szCs w:val="20"/>
              </w:rPr>
            </w:rPrChange>
          </w:rPr>
          <w:delText>.</w:delText>
        </w:r>
        <w:r w:rsidR="00E10757" w:rsidDel="0026204A">
          <w:br w:type="page"/>
        </w:r>
      </w:del>
    </w:p>
    <w:p w14:paraId="72FBE592" w14:textId="77777777" w:rsidR="0026204A" w:rsidRDefault="0026204A">
      <w:pPr>
        <w:spacing w:after="160" w:line="259" w:lineRule="auto"/>
        <w:ind w:firstLine="0"/>
        <w:jc w:val="left"/>
        <w:rPr>
          <w:ins w:id="661" w:author="Beauvais, Bradley M" w:date="2025-06-04T11:13:00Z" w16du:dateUtc="2025-06-04T16:13:00Z"/>
          <w:rFonts w:eastAsia="Times New Roman" w:cs="Times New Roman"/>
          <w:b/>
          <w:bCs/>
          <w:iCs/>
          <w:noProof/>
          <w:snapToGrid w:val="0"/>
          <w:color w:val="000000"/>
          <w:lang w:eastAsia="de-DE" w:bidi="en-US"/>
        </w:rPr>
      </w:pPr>
    </w:p>
    <w:p w14:paraId="662CBBDA" w14:textId="2AC3D8E7" w:rsidR="007713FD" w:rsidRPr="00F94C5A" w:rsidRDefault="00A47548">
      <w:pPr>
        <w:spacing w:after="160" w:line="259" w:lineRule="auto"/>
        <w:ind w:firstLine="0"/>
        <w:jc w:val="left"/>
        <w:rPr>
          <w:iCs/>
        </w:rPr>
        <w:pPrChange w:id="662" w:author="Beauvais, Bradley M" w:date="2025-06-04T11:13:00Z" w16du:dateUtc="2025-06-04T16:13:00Z">
          <w:pPr>
            <w:pStyle w:val="Heading2"/>
          </w:pPr>
        </w:pPrChange>
      </w:pPr>
      <w:r w:rsidRPr="00F94C5A">
        <w:t>5</w:t>
      </w:r>
      <w:r w:rsidR="007713FD" w:rsidRPr="00F94C5A">
        <w:t>.2. Models</w:t>
      </w:r>
    </w:p>
    <w:p w14:paraId="1704958D" w14:textId="448D0AE0" w:rsidR="00F5751A" w:rsidRDefault="00F5751A" w:rsidP="009260D8">
      <w:r w:rsidRPr="00F107B4">
        <w:t xml:space="preserve">We considered many separate models to predict bankruptcy in hospitals. Table </w:t>
      </w:r>
      <w:r w:rsidR="00B83DB0">
        <w:t>6</w:t>
      </w:r>
      <w:r w:rsidR="00B83DB0" w:rsidRPr="00F107B4">
        <w:t xml:space="preserve"> </w:t>
      </w:r>
      <w:r w:rsidRPr="00F107B4">
        <w:t xml:space="preserve">provides a synopsis of those models. </w:t>
      </w:r>
    </w:p>
    <w:p w14:paraId="2D1E649C" w14:textId="77777777" w:rsidR="00C77459" w:rsidRDefault="00C77459" w:rsidP="009260D8"/>
    <w:p w14:paraId="6AA253D3" w14:textId="5F502130" w:rsidR="00F41BDB" w:rsidRPr="003B178C" w:rsidRDefault="00F41BDB" w:rsidP="00273BF7">
      <w:pPr>
        <w:pStyle w:val="Heading4"/>
        <w:rPr>
          <w:rFonts w:ascii="Palatino Linotype" w:hAnsi="Palatino Linotype"/>
        </w:rPr>
      </w:pPr>
      <w:r w:rsidRPr="003B178C">
        <w:rPr>
          <w:rFonts w:ascii="Palatino Linotype" w:hAnsi="Palatino Linotype"/>
        </w:rPr>
        <w:t xml:space="preserve">Table </w:t>
      </w:r>
      <w:r w:rsidR="00B83DB0" w:rsidRPr="003B178C">
        <w:rPr>
          <w:rFonts w:ascii="Palatino Linotype" w:hAnsi="Palatino Linotype"/>
        </w:rPr>
        <w:t>6</w:t>
      </w:r>
      <w:r w:rsidRPr="003B178C">
        <w:rPr>
          <w:rFonts w:ascii="Palatino Linotype" w:hAnsi="Palatino Linotype"/>
        </w:rPr>
        <w:t>.  Summary of Models</w:t>
      </w:r>
    </w:p>
    <w:p w14:paraId="28B6A778" w14:textId="77777777" w:rsidR="00E10757" w:rsidRPr="00F107B4" w:rsidRDefault="00E10757" w:rsidP="007566A5"/>
    <w:bookmarkStart w:id="663" w:name="_MON_1787760832"/>
    <w:bookmarkEnd w:id="663"/>
    <w:p w14:paraId="626DE590" w14:textId="3D41503E" w:rsidR="00F00140" w:rsidRDefault="00A82D32" w:rsidP="00E10757">
      <w:pPr>
        <w:ind w:left="720" w:firstLine="0"/>
      </w:pPr>
      <w:r>
        <w:object w:dxaOrig="7135" w:dyaOrig="4175" w14:anchorId="14A78194">
          <v:shape id="_x0000_i1029" type="#_x0000_t75" style="width:355.4pt;height:209.1pt" o:ole="">
            <v:imagedata r:id="rId27" o:title=""/>
          </v:shape>
          <o:OLEObject Type="Embed" ProgID="Excel.Sheet.12" ShapeID="_x0000_i1029" DrawAspect="Content" ObjectID="_1810705704" r:id="rId28"/>
        </w:object>
      </w:r>
      <w:r w:rsidR="00F41BDB" w:rsidRPr="0737CF41">
        <w:t xml:space="preserve"> </w:t>
      </w:r>
    </w:p>
    <w:p w14:paraId="75215157" w14:textId="26B0F632" w:rsidR="00F41BDB" w:rsidRPr="00F107B4" w:rsidRDefault="00A47548" w:rsidP="00273BF7">
      <w:pPr>
        <w:pStyle w:val="Heading3"/>
        <w:rPr>
          <w:rFonts w:eastAsia="Palatino Linotype"/>
          <w:strike/>
        </w:rPr>
      </w:pPr>
      <w:r>
        <w:rPr>
          <w:rFonts w:eastAsia="Palatino Linotype"/>
        </w:rPr>
        <w:t>5</w:t>
      </w:r>
      <w:r w:rsidR="00F41BDB">
        <w:rPr>
          <w:rFonts w:eastAsia="Palatino Linotype"/>
        </w:rPr>
        <w:t>.2.</w:t>
      </w:r>
      <w:r w:rsidR="00A07C33">
        <w:rPr>
          <w:rFonts w:eastAsia="Palatino Linotype"/>
        </w:rPr>
        <w:t>1.</w:t>
      </w:r>
      <w:r w:rsidR="00F41BDB">
        <w:rPr>
          <w:rFonts w:eastAsia="Palatino Linotype"/>
        </w:rPr>
        <w:t xml:space="preserve"> </w:t>
      </w:r>
      <w:r w:rsidR="00F41BDB" w:rsidRPr="00F107B4">
        <w:rPr>
          <w:rFonts w:eastAsia="Palatino Linotype"/>
        </w:rPr>
        <w:t xml:space="preserve">Altman's Z'' </w:t>
      </w:r>
      <w:r w:rsidR="00D06177">
        <w:rPr>
          <w:rFonts w:eastAsia="Palatino Linotype"/>
        </w:rPr>
        <w:t>with Original Coefficients</w:t>
      </w:r>
      <w:r w:rsidR="00F41BDB" w:rsidRPr="00F107B4">
        <w:rPr>
          <w:rFonts w:eastAsia="Palatino Linotype"/>
        </w:rPr>
        <w:t xml:space="preserve"> at y-1</w:t>
      </w:r>
    </w:p>
    <w:p w14:paraId="6A0EAEFE" w14:textId="77777777" w:rsidR="0029080F" w:rsidRDefault="0029080F" w:rsidP="009260D8"/>
    <w:p w14:paraId="7CD52ABA" w14:textId="4D2DABBB" w:rsidR="009246BE" w:rsidRDefault="00F41BDB" w:rsidP="00E008C9">
      <w:r w:rsidRPr="00F90917">
        <w:t>The original Altman Z’’ model was investigated using the previously estimated coefficients as a first step. The coefficients of this model are assumed to be explanatory, so the only evaluation is that of prediction</w:t>
      </w:r>
      <w:r w:rsidR="00A07C33">
        <w:t xml:space="preserve"> for each of the training sets</w:t>
      </w:r>
      <w:r w:rsidRPr="00F90917">
        <w:t xml:space="preserve">. Using the original Altman coefficients and data from </w:t>
      </w:r>
      <w:r w:rsidRPr="00F90917">
        <w:rPr>
          <w:i/>
          <w:iCs/>
        </w:rPr>
        <w:t>y-1</w:t>
      </w:r>
      <w:r w:rsidRPr="00F90917">
        <w:t xml:space="preserve">, we attempted to forecast bankruptcy on the pristine test set. Congruent with Altman’s proposed methods, values under 1.1 </w:t>
      </w:r>
      <w:proofErr w:type="gramStart"/>
      <w:r w:rsidRPr="00F90917">
        <w:t>were considered to be</w:t>
      </w:r>
      <w:proofErr w:type="gramEnd"/>
      <w:r w:rsidRPr="00F90917">
        <w:t xml:space="preserve"> at risk and coded as forecast bankruptcies.  Values 1.1 and great were considered to not be at risk.</w:t>
      </w:r>
      <w:r w:rsidR="00A07C33">
        <w:t xml:space="preserve"> </w:t>
      </w:r>
      <w:r w:rsidR="00A870E4">
        <w:t xml:space="preserve">Row 1 of </w:t>
      </w:r>
      <w:r w:rsidR="00DB3830">
        <w:t xml:space="preserve">Appendix 1 – Table 1 </w:t>
      </w:r>
      <w:r w:rsidR="00A07C33">
        <w:t>provides the accuracy metrics</w:t>
      </w:r>
      <w:r w:rsidR="008338EA">
        <w:t xml:space="preserve">. </w:t>
      </w:r>
      <w:r w:rsidR="0029080F">
        <w:t>In all cases, confusion matrices and metrics are calculated for the pristine test sets.</w:t>
      </w:r>
    </w:p>
    <w:p w14:paraId="3CAEB10E" w14:textId="6782E4E8" w:rsidR="00F617E5" w:rsidRDefault="00E008C9" w:rsidP="00F617E5">
      <w:r>
        <w:t xml:space="preserve">In all cases, the original Altman Z’’ overclassifies bankruptcy. </w:t>
      </w:r>
      <w:r w:rsidRPr="00DB3830">
        <w:t xml:space="preserve">In </w:t>
      </w:r>
      <w:r w:rsidR="00DB3830">
        <w:t>Appendix 1 – Table 1</w:t>
      </w:r>
      <w:r>
        <w:t xml:space="preserve">, the accuracy metrics show stability across the splits.  The mean balanced accuracy was 0.632 (SD=0.047); however, the average misclassification rate was nearly 42% (SD=0.010).  Too many of the observations that are not bankrupt are being classified as such. </w:t>
      </w:r>
    </w:p>
    <w:p w14:paraId="403E80D2" w14:textId="68232E81" w:rsidR="00F617E5" w:rsidDel="00F67C64" w:rsidRDefault="00F617E5" w:rsidP="00F67C64">
      <w:pPr>
        <w:pStyle w:val="Heading2"/>
        <w:rPr>
          <w:del w:id="664" w:author="Fulton, Lawrence V" w:date="2025-06-06T08:38:00Z" w16du:dateUtc="2025-06-06T12:38:00Z"/>
          <w:rFonts w:eastAsia="Palatino Linotype"/>
        </w:rPr>
        <w:pPrChange w:id="665" w:author="Fulton, Lawrence V" w:date="2025-06-06T08:38:00Z" w16du:dateUtc="2025-06-06T12:38:00Z">
          <w:pPr/>
        </w:pPrChange>
      </w:pPr>
    </w:p>
    <w:p w14:paraId="52AA581B" w14:textId="3789CDF3" w:rsidR="00F41BDB" w:rsidRPr="00CB0E9C" w:rsidRDefault="00A47548" w:rsidP="00F67C64">
      <w:pPr>
        <w:pStyle w:val="Heading3"/>
        <w:pPrChange w:id="666" w:author="Fulton, Lawrence V" w:date="2025-06-06T08:38:00Z" w16du:dateUtc="2025-06-06T12:38:00Z">
          <w:pPr>
            <w:spacing w:after="160" w:line="259" w:lineRule="auto"/>
            <w:ind w:firstLine="0"/>
            <w:jc w:val="left"/>
          </w:pPr>
        </w:pPrChange>
      </w:pPr>
      <w:r>
        <w:rPr>
          <w:rFonts w:eastAsia="Palatino Linotype"/>
        </w:rPr>
        <w:t>5</w:t>
      </w:r>
      <w:r w:rsidR="00F41BDB" w:rsidRPr="00703615">
        <w:rPr>
          <w:rFonts w:eastAsia="Palatino Linotype"/>
        </w:rPr>
        <w:t>.</w:t>
      </w:r>
      <w:r w:rsidR="003D2FCC" w:rsidRPr="00703615">
        <w:rPr>
          <w:rFonts w:eastAsia="Palatino Linotype"/>
        </w:rPr>
        <w:t>2.2</w:t>
      </w:r>
      <w:r w:rsidR="00F41BDB" w:rsidRPr="00703615">
        <w:rPr>
          <w:rFonts w:eastAsia="Palatino Linotype"/>
        </w:rPr>
        <w:t xml:space="preserve">. </w:t>
      </w:r>
      <w:r w:rsidR="00054D27" w:rsidRPr="00703615">
        <w:rPr>
          <w:rFonts w:eastAsia="Palatino Linotype"/>
        </w:rPr>
        <w:t>Altman’s</w:t>
      </w:r>
      <w:r w:rsidR="00F41BDB" w:rsidRPr="00703615">
        <w:rPr>
          <w:rFonts w:eastAsia="Palatino Linotype"/>
        </w:rPr>
        <w:t xml:space="preserve"> Z''</w:t>
      </w:r>
      <w:r w:rsidR="00D06177" w:rsidRPr="00703615">
        <w:rPr>
          <w:rFonts w:eastAsia="Palatino Linotype"/>
        </w:rPr>
        <w:t xml:space="preserve"> with </w:t>
      </w:r>
      <w:r w:rsidR="0054476A" w:rsidRPr="00703615">
        <w:rPr>
          <w:rFonts w:eastAsia="Palatino Linotype"/>
        </w:rPr>
        <w:t>Re</w:t>
      </w:r>
      <w:r w:rsidR="00F41BDB" w:rsidRPr="00703615">
        <w:rPr>
          <w:rFonts w:eastAsia="Palatino Linotype"/>
        </w:rPr>
        <w:t xml:space="preserve">-estimated </w:t>
      </w:r>
      <w:r w:rsidR="0054476A" w:rsidRPr="00703615">
        <w:rPr>
          <w:rFonts w:eastAsia="Palatino Linotype"/>
        </w:rPr>
        <w:t xml:space="preserve">Coefficients </w:t>
      </w:r>
      <w:r w:rsidR="00F41BDB" w:rsidRPr="00703615">
        <w:rPr>
          <w:rFonts w:eastAsia="Palatino Linotype"/>
        </w:rPr>
        <w:t>at y-1</w:t>
      </w:r>
    </w:p>
    <w:p w14:paraId="354A78C6" w14:textId="4E6E85A0" w:rsidR="000871EA" w:rsidRDefault="001E6C93" w:rsidP="009260D8">
      <w:bookmarkStart w:id="667" w:name="_Hlk173762043"/>
      <w:r>
        <w:t xml:space="preserve">We re-estimated Altman’s Z’’ for each of the five different train/test splits, removing {11, 7, 5, 0, 0, 0} non-bankrupt observations from their respective {50%, 60%, 70%, 80%, </w:t>
      </w:r>
      <w:proofErr w:type="gramStart"/>
      <w:r>
        <w:t>90%}</w:t>
      </w:r>
      <w:proofErr w:type="gramEnd"/>
      <w:r>
        <w:t xml:space="preserve"> training sets, as they were outliers (</w:t>
      </w:r>
      <w:r w:rsidR="000871EA" w:rsidRPr="00F107B4">
        <w:t xml:space="preserve">Cook’s </w:t>
      </w:r>
      <w:r>
        <w:t xml:space="preserve">distances </w:t>
      </w:r>
      <w:r w:rsidR="000871EA" w:rsidRPr="00F107B4">
        <w:t>greater than 1.0</w:t>
      </w:r>
      <w:r>
        <w:t>). We evaluated coefficient and performance metric stability as well as statistical significance.</w:t>
      </w:r>
      <w:r w:rsidR="00CC7F54">
        <w:t xml:space="preserve">  </w:t>
      </w:r>
      <w:r w:rsidR="00DB3830">
        <w:t>Appendix 1 – Table 2</w:t>
      </w:r>
      <w:r w:rsidR="00604422">
        <w:t xml:space="preserve"> </w:t>
      </w:r>
      <w:r w:rsidR="00CC7F54">
        <w:t>show</w:t>
      </w:r>
      <w:r w:rsidR="00CC2314">
        <w:t>s</w:t>
      </w:r>
      <w:r w:rsidR="00CC7F54">
        <w:t xml:space="preserve"> the results of the analysis. </w:t>
      </w:r>
    </w:p>
    <w:p w14:paraId="0EFAAB2B" w14:textId="3E3F2201" w:rsidR="00D60E07" w:rsidRDefault="0061038C" w:rsidP="009260D8">
      <w:r>
        <w:t>Preliminary findings</w:t>
      </w:r>
      <w:r w:rsidR="00A212AF">
        <w:t xml:space="preserve"> would </w:t>
      </w:r>
      <w:del w:id="668" w:author="Kruse, Scott" w:date="2025-05-23T15:20:00Z" w16du:dateUtc="2025-05-23T20:20:00Z">
        <w:r w:rsidR="00A212AF" w:rsidDel="00A07F2E">
          <w:delText>suggest</w:delText>
        </w:r>
        <w:r w:rsidDel="00A07F2E">
          <w:delText>ed</w:delText>
        </w:r>
      </w:del>
      <w:ins w:id="669" w:author="Kruse, Scott" w:date="2025-05-23T15:20:00Z" w16du:dateUtc="2025-05-23T20:20:00Z">
        <w:r w:rsidR="00A07F2E">
          <w:t>suggest</w:t>
        </w:r>
      </w:ins>
      <w:r w:rsidR="00A212AF">
        <w:t xml:space="preserve"> that more balanced split percentages </w:t>
      </w:r>
      <w:r w:rsidR="00934335">
        <w:t xml:space="preserve">for the 50% and 60% training splits; however, the remaining splits overclassify non-bankrupt facilities as bankrupt. </w:t>
      </w:r>
      <w:r w:rsidR="00DB3830">
        <w:t xml:space="preserve">Appendix 1 – Table 2 </w:t>
      </w:r>
      <w:r w:rsidR="00294EF7">
        <w:t>suggests</w:t>
      </w:r>
      <w:r w:rsidR="0029080F">
        <w:t xml:space="preserve"> interesting performance differences based on split percentages.  The misclassification rate SD is 0.338, which is quite high.  The 50% and 60% training splits have much less misclassification and better F1 scores than the remaining splits.  This finding suggests that there may be insufficient bankruptcy observations in the test sets for the 70-90% </w:t>
      </w:r>
      <w:r w:rsidR="0029080F">
        <w:lastRenderedPageBreak/>
        <w:t>training splits.</w:t>
      </w:r>
      <w:r w:rsidR="00FD49AF">
        <w:t xml:space="preserve"> </w:t>
      </w:r>
      <w:r w:rsidR="00B52582">
        <w:t>An</w:t>
      </w:r>
      <w:r w:rsidR="00FD49AF">
        <w:t xml:space="preserve"> investigation of the significance of th</w:t>
      </w:r>
      <w:r w:rsidR="00102F4F">
        <w:t>e</w:t>
      </w:r>
      <w:r w:rsidR="00FD49AF">
        <w:t xml:space="preserve"> coefficients</w:t>
      </w:r>
      <w:r w:rsidR="00102F4F">
        <w:t xml:space="preserve"> (log odds)</w:t>
      </w:r>
      <w:r w:rsidR="00FD49AF">
        <w:t xml:space="preserve"> </w:t>
      </w:r>
      <w:r w:rsidR="00B52582">
        <w:t xml:space="preserve">across splits </w:t>
      </w:r>
      <w:r w:rsidR="00FD49AF">
        <w:t>is necessary</w:t>
      </w:r>
      <w:r w:rsidR="00B52582">
        <w:t xml:space="preserve"> in this case</w:t>
      </w:r>
      <w:r w:rsidR="00FD49AF">
        <w:t xml:space="preserve"> and provided in </w:t>
      </w:r>
      <w:r w:rsidR="00DB3830">
        <w:t>Appendix 1 – Table 3</w:t>
      </w:r>
      <w:r w:rsidR="00FD49AF" w:rsidRPr="00DB3830">
        <w:t>.</w:t>
      </w:r>
    </w:p>
    <w:p w14:paraId="2DBAAD9E" w14:textId="4C9FF652" w:rsidR="00102F4F" w:rsidRDefault="00DB3830" w:rsidP="00102F4F">
      <w:r>
        <w:t xml:space="preserve">Appendix 1 – Table 3 </w:t>
      </w:r>
      <w:r w:rsidR="00102F4F">
        <w:t xml:space="preserve">shows </w:t>
      </w:r>
      <w:r w:rsidR="00010897">
        <w:t xml:space="preserve">that the model is not robust to training/test set split distances in this case, with coefficients shifting directions across models (e.g., Altman X1). The maximum variance inflation factor for any model was 2.417 (Altman X1 for the 80% split model), and the rest were below 2.0, so collinearity was non-problematic. Cook’s outliers were removed, and linearity was evaluated.  </w:t>
      </w:r>
      <w:r w:rsidR="00863B71">
        <w:t xml:space="preserve">This model </w:t>
      </w:r>
      <w:r w:rsidR="00010897">
        <w:t>is sensitive to the training split decision.</w:t>
      </w:r>
    </w:p>
    <w:bookmarkEnd w:id="667"/>
    <w:p w14:paraId="1CA48A58" w14:textId="16895430" w:rsidR="000871EA" w:rsidRPr="00F107B4" w:rsidRDefault="00A47548" w:rsidP="00273BF7">
      <w:pPr>
        <w:pStyle w:val="Heading3"/>
        <w:rPr>
          <w:rFonts w:eastAsia="Palatino Linotype"/>
          <w:strike/>
        </w:rPr>
      </w:pPr>
      <w:r>
        <w:rPr>
          <w:rFonts w:eastAsia="Palatino Linotype"/>
        </w:rPr>
        <w:t>5</w:t>
      </w:r>
      <w:r w:rsidR="000871EA">
        <w:rPr>
          <w:rFonts w:eastAsia="Palatino Linotype"/>
        </w:rPr>
        <w:t>.</w:t>
      </w:r>
      <w:r w:rsidR="003D2FCC">
        <w:rPr>
          <w:rFonts w:eastAsia="Palatino Linotype"/>
        </w:rPr>
        <w:t>2.3</w:t>
      </w:r>
      <w:r w:rsidR="000871EA">
        <w:rPr>
          <w:rFonts w:eastAsia="Palatino Linotype"/>
        </w:rPr>
        <w:t xml:space="preserve">. </w:t>
      </w:r>
      <w:r w:rsidR="000871EA" w:rsidRPr="00F107B4">
        <w:rPr>
          <w:rFonts w:eastAsia="Palatino Linotype"/>
        </w:rPr>
        <w:t xml:space="preserve">Ohlson’s O with </w:t>
      </w:r>
      <w:r w:rsidR="00D06177">
        <w:rPr>
          <w:rFonts w:eastAsia="Palatino Linotype"/>
        </w:rPr>
        <w:t>O</w:t>
      </w:r>
      <w:r w:rsidR="00D06177" w:rsidRPr="00F107B4">
        <w:rPr>
          <w:rFonts w:eastAsia="Palatino Linotype"/>
        </w:rPr>
        <w:t xml:space="preserve">riginal </w:t>
      </w:r>
      <w:r w:rsidR="00D06177">
        <w:rPr>
          <w:rFonts w:eastAsia="Palatino Linotype"/>
        </w:rPr>
        <w:t>C</w:t>
      </w:r>
      <w:r w:rsidR="000871EA" w:rsidRPr="00F107B4">
        <w:rPr>
          <w:rFonts w:eastAsia="Palatino Linotype"/>
        </w:rPr>
        <w:t>oefficients at y-1</w:t>
      </w:r>
    </w:p>
    <w:p w14:paraId="0D5E6FC9" w14:textId="77777777" w:rsidR="00010897" w:rsidRDefault="00010897" w:rsidP="009260D8"/>
    <w:p w14:paraId="7695806C" w14:textId="2D6F6205" w:rsidR="003D2FCC" w:rsidRDefault="000871EA" w:rsidP="009E23D9">
      <w:r w:rsidRPr="00F107B4">
        <w:t xml:space="preserve">Ohlson’s O </w:t>
      </w:r>
      <w:r w:rsidR="003D2FCC">
        <w:t xml:space="preserve">was then </w:t>
      </w:r>
      <w:r w:rsidR="00010897">
        <w:t xml:space="preserve">deterministically </w:t>
      </w:r>
      <w:r w:rsidR="003D2FCC">
        <w:t xml:space="preserve">calculated.  All hospitals are </w:t>
      </w:r>
      <w:r w:rsidR="00010897">
        <w:t xml:space="preserve">estimated as </w:t>
      </w:r>
      <w:r w:rsidR="004937E1">
        <w:t>not bankrupt</w:t>
      </w:r>
      <w:r w:rsidR="00CC2314">
        <w:t>, regardless of split</w:t>
      </w:r>
      <w:r w:rsidR="003D2FCC">
        <w:t>.  This fact may stem from the new population on which the model was applied</w:t>
      </w:r>
      <w:r w:rsidR="00010897">
        <w:t>, as Ohlson was not specifically designed for hospitals.</w:t>
      </w:r>
    </w:p>
    <w:p w14:paraId="5B3CB8AE" w14:textId="04C24585" w:rsidR="003D2FCC" w:rsidRDefault="00A47548" w:rsidP="00273BF7">
      <w:pPr>
        <w:pStyle w:val="Heading3"/>
        <w:rPr>
          <w:rFonts w:eastAsia="Palatino Linotype"/>
        </w:rPr>
      </w:pPr>
      <w:r>
        <w:rPr>
          <w:rFonts w:eastAsia="Palatino Linotype"/>
        </w:rPr>
        <w:t>5</w:t>
      </w:r>
      <w:r w:rsidR="00D06177">
        <w:rPr>
          <w:rFonts w:eastAsia="Palatino Linotype"/>
        </w:rPr>
        <w:t>.2.4.  Ohlson’s O with Restimated Coefficients at y-1</w:t>
      </w:r>
    </w:p>
    <w:p w14:paraId="5FAB8768" w14:textId="77777777" w:rsidR="00F7540D" w:rsidRDefault="00F7540D" w:rsidP="009E23D9"/>
    <w:p w14:paraId="573F09F9" w14:textId="23680C26" w:rsidR="00D06177" w:rsidRDefault="00010897" w:rsidP="00BD1995">
      <w:r>
        <w:t>Because of the potential uniqueness of hospitals, w</w:t>
      </w:r>
      <w:r w:rsidR="00D06177">
        <w:t>e also re-estimated Ohlson’s O for each of the five different train/test splits, removing {</w:t>
      </w:r>
      <w:r w:rsidR="003241C0">
        <w:t>9, 1, 11, 2, 4</w:t>
      </w:r>
      <w:r w:rsidR="00D06177">
        <w:t xml:space="preserve">} non-bankrupt observations from their respective {50%, 60%, 70%, 80%, </w:t>
      </w:r>
      <w:proofErr w:type="gramStart"/>
      <w:r w:rsidR="00D06177">
        <w:t>90%}</w:t>
      </w:r>
      <w:proofErr w:type="gramEnd"/>
      <w:r w:rsidR="00D06177">
        <w:t xml:space="preserve"> training sets</w:t>
      </w:r>
      <w:r w:rsidR="003241C0">
        <w:t xml:space="preserve"> (Cook’s distance &gt;1.0)</w:t>
      </w:r>
      <w:r w:rsidR="00D06177">
        <w:t xml:space="preserve">. </w:t>
      </w:r>
      <w:r w:rsidR="003241C0">
        <w:t xml:space="preserve">  </w:t>
      </w:r>
      <w:r w:rsidR="0076445C">
        <w:t>Appendix 1 – Table 4</w:t>
      </w:r>
      <w:r w:rsidR="003241C0">
        <w:t xml:space="preserve"> provide</w:t>
      </w:r>
      <w:r w:rsidR="00CC2314">
        <w:t>s</w:t>
      </w:r>
      <w:r w:rsidR="003241C0">
        <w:t xml:space="preserve"> the results of the analyses.</w:t>
      </w:r>
    </w:p>
    <w:p w14:paraId="78E08B1B" w14:textId="6FF40482" w:rsidR="00703615" w:rsidRDefault="00B66EE1" w:rsidP="00BD1995">
      <w:pPr>
        <w:jc w:val="left"/>
        <w:rPr>
          <w:b/>
          <w:bCs/>
          <w:sz w:val="20"/>
          <w:szCs w:val="20"/>
        </w:rPr>
      </w:pPr>
      <w:r w:rsidRPr="00906B6B">
        <w:t xml:space="preserve">The confusion matrices </w:t>
      </w:r>
      <w:r w:rsidR="00326B3E" w:rsidRPr="00906B6B">
        <w:t>generated</w:t>
      </w:r>
      <w:r w:rsidR="00326B3E">
        <w:t xml:space="preserve"> for this model </w:t>
      </w:r>
      <w:r>
        <w:t>appear</w:t>
      </w:r>
      <w:r w:rsidR="00326B3E">
        <w:t>ed</w:t>
      </w:r>
      <w:r>
        <w:t xml:space="preserve"> to illustrate consistent performance across the training / test set splits.  The mean balanced accuracy in </w:t>
      </w:r>
      <w:r w:rsidR="0076445C">
        <w:t xml:space="preserve">Appendix 1 – Table 4 </w:t>
      </w:r>
      <w:r>
        <w:t xml:space="preserve">is 0.646 (SD=0.042), which is higher than any of the other models presented previously.  The precision is still low, and the recall averages 53.6% (SD=0.096) across splits.  The misclassification rate ranges between 18.8% and 30.2%, which is better than previously estimated models.  The log odds coefficient estimates are consistent in direction across splits as well.  </w:t>
      </w:r>
    </w:p>
    <w:p w14:paraId="6288E271" w14:textId="016BE179" w:rsidR="00E845AF" w:rsidRDefault="0076445C" w:rsidP="00BD1995">
      <w:pPr>
        <w:rPr>
          <w:b/>
          <w:bCs/>
        </w:rPr>
      </w:pPr>
      <w:r>
        <w:t xml:space="preserve">Appendix 1 – Table 5 </w:t>
      </w:r>
      <w:r w:rsidR="00DE4561">
        <w:t xml:space="preserve">provides the log-odds coefficient comparisons across </w:t>
      </w:r>
      <w:del w:id="670" w:author="Kruse, Scott" w:date="2025-05-23T15:21:00Z" w16du:dateUtc="2025-05-23T20:21:00Z">
        <w:r w:rsidR="00DE4561" w:rsidDel="00446084">
          <w:delText>models</w:delText>
        </w:r>
      </w:del>
      <w:ins w:id="671" w:author="Kruse, Scott" w:date="2025-05-23T15:21:00Z" w16du:dateUtc="2025-05-23T20:21:00Z">
        <w:r w:rsidR="00446084">
          <w:t>models,</w:t>
        </w:r>
      </w:ins>
      <w:r w:rsidR="004A1A79">
        <w:t xml:space="preserve"> and </w:t>
      </w:r>
      <w:r w:rsidR="00E845AF" w:rsidRPr="00DE4561">
        <w:t>the consistency is notable.  Only Ohlson O1, O4, O5, and O8 are relevant to the predictions.  Ohlson O4 and O8 are associated with increases in the probability of bankruptcy (as would be expected as the first measures CL/CA and the second net losses two years in a row.)  O1 and O5 are associated with decreases in the probability of bankruptcy, which is also logical since O1 evaluates the log of assets in the numerator and O5 is an indicator for assets greater than liabilities.</w:t>
      </w:r>
    </w:p>
    <w:p w14:paraId="779FAA2D" w14:textId="77777777" w:rsidR="00E845AF" w:rsidRPr="0048303D" w:rsidRDefault="00E845AF" w:rsidP="00CC2314"/>
    <w:p w14:paraId="6FAF94F6" w14:textId="5464A8E9" w:rsidR="00E6177A" w:rsidRPr="00F94C5A" w:rsidRDefault="00A47548" w:rsidP="00F67C64">
      <w:pPr>
        <w:pStyle w:val="Heading3"/>
        <w:rPr>
          <w:rFonts w:eastAsia="Palatino Linotype"/>
        </w:rPr>
        <w:pPrChange w:id="672" w:author="Fulton, Lawrence V" w:date="2025-06-06T08:38:00Z" w16du:dateUtc="2025-06-06T12:38:00Z">
          <w:pPr>
            <w:ind w:firstLine="0"/>
          </w:pPr>
        </w:pPrChange>
      </w:pPr>
      <w:r w:rsidRPr="00F94C5A">
        <w:t>5</w:t>
      </w:r>
      <w:r w:rsidR="00992016" w:rsidRPr="00F94C5A">
        <w:t>.2.5.  Zmijewski with Original Coefficients at y-1</w:t>
      </w:r>
    </w:p>
    <w:p w14:paraId="54DBD483" w14:textId="77777777" w:rsidR="00F518ED" w:rsidRDefault="00F518ED" w:rsidP="009E23D9">
      <w:r>
        <w:tab/>
      </w:r>
    </w:p>
    <w:p w14:paraId="2B45A1DA" w14:textId="5447D4A0" w:rsidR="00F518ED" w:rsidRDefault="00F518ED" w:rsidP="009E23D9">
      <w:r>
        <w:t>The Zmijewski model is largely a subset of Ohlson (O2, 1/O4, and O6).  Thus, there was little expectation that it would perform meaningfully unless the re</w:t>
      </w:r>
      <w:r w:rsidR="004D2DE4">
        <w:t>-e</w:t>
      </w:r>
      <w:r>
        <w:t xml:space="preserve">stimated coefficients were sufficiently robust.  In fact, predictions from the original model suggested that every facility was bankrupt, useless in the opposite direction of the Ohlson </w:t>
      </w:r>
      <w:r w:rsidR="00CC2314">
        <w:t>model.</w:t>
      </w:r>
    </w:p>
    <w:p w14:paraId="10531BCF" w14:textId="7CA3A62D" w:rsidR="00FD4217" w:rsidRDefault="00A47548" w:rsidP="00B168EE">
      <w:pPr>
        <w:pStyle w:val="Heading3"/>
        <w:rPr>
          <w:rFonts w:eastAsia="Palatino Linotype"/>
        </w:rPr>
      </w:pPr>
      <w:r>
        <w:rPr>
          <w:rFonts w:eastAsia="Palatino Linotype"/>
        </w:rPr>
        <w:t>5</w:t>
      </w:r>
      <w:r w:rsidR="00B168EE">
        <w:rPr>
          <w:rFonts w:eastAsia="Palatino Linotype"/>
        </w:rPr>
        <w:t>.2.6. Zmijewski with Restimated Coefficients at y-1</w:t>
      </w:r>
    </w:p>
    <w:p w14:paraId="615BE29F" w14:textId="77777777" w:rsidR="00B168EE" w:rsidRDefault="00B168EE" w:rsidP="009260D8"/>
    <w:p w14:paraId="6F5C0C82" w14:textId="37EEB9F6" w:rsidR="00115A6E" w:rsidRPr="009E6551" w:rsidDel="00026828" w:rsidRDefault="00B168EE">
      <w:pPr>
        <w:spacing w:after="160" w:line="259" w:lineRule="auto"/>
        <w:ind w:firstLine="0"/>
        <w:jc w:val="left"/>
        <w:rPr>
          <w:del w:id="673" w:author="Brad Beauvais" w:date="2025-05-23T10:59:00Z" w16du:dateUtc="2025-05-23T15:59:00Z"/>
          <w:b/>
          <w:bCs/>
          <w:sz w:val="18"/>
          <w:szCs w:val="18"/>
          <w:rPrChange w:id="674" w:author="Beauvais, Bradley M" w:date="2025-06-04T13:33:00Z" w16du:dateUtc="2025-06-04T18:33:00Z">
            <w:rPr>
              <w:del w:id="675" w:author="Brad Beauvais" w:date="2025-05-23T10:59:00Z" w16du:dateUtc="2025-05-23T15:59:00Z"/>
              <w:b/>
              <w:bCs/>
              <w:sz w:val="20"/>
              <w:szCs w:val="20"/>
            </w:rPr>
          </w:rPrChange>
        </w:rPr>
      </w:pPr>
      <w:r w:rsidRPr="009260D8">
        <w:lastRenderedPageBreak/>
        <w:t>When re-estimating the Zmijewski coeffic</w:t>
      </w:r>
      <w:r w:rsidRPr="009E23D9">
        <w:t xml:space="preserve">ients, we eliminated </w:t>
      </w:r>
      <w:r>
        <w:t xml:space="preserve">{6, 4, </w:t>
      </w:r>
      <w:proofErr w:type="gramStart"/>
      <w:r>
        <w:t>11</w:t>
      </w:r>
      <w:proofErr w:type="gramEnd"/>
      <w:r>
        <w:t xml:space="preserve">, 4, 6} non-bankrupt Cook’s outliers in the training set.  </w:t>
      </w:r>
      <w:r w:rsidR="00924551">
        <w:t xml:space="preserve">Appendix 1 – Table 6 </w:t>
      </w:r>
      <w:r>
        <w:t>show</w:t>
      </w:r>
      <w:r w:rsidR="00CC2314">
        <w:t>s</w:t>
      </w:r>
      <w:r>
        <w:t xml:space="preserve"> the results of the analyses.</w:t>
      </w:r>
      <w:r w:rsidR="0081737A">
        <w:t xml:space="preserve"> </w:t>
      </w:r>
      <w:del w:id="676" w:author="Brad Beauvais" w:date="2025-05-23T10:20:00Z" w16du:dateUtc="2025-05-23T15:20:00Z">
        <w:r w:rsidR="00115A6E" w:rsidRPr="009E6551" w:rsidDel="00DD6661">
          <w:rPr>
            <w:b/>
            <w:bCs/>
            <w:sz w:val="20"/>
            <w:szCs w:val="20"/>
            <w:rPrChange w:id="677" w:author="Beauvais, Bradley M" w:date="2025-06-04T13:33:00Z" w16du:dateUtc="2025-06-04T18:33:00Z">
              <w:rPr/>
            </w:rPrChange>
          </w:rPr>
          <w:br w:type="page"/>
        </w:r>
      </w:del>
    </w:p>
    <w:p w14:paraId="7F326A65" w14:textId="44C564C9" w:rsidR="00B168EE" w:rsidRDefault="00D90F59" w:rsidP="009E23D9">
      <w:r w:rsidRPr="00906B6B">
        <w:t xml:space="preserve">The confusion matrices </w:t>
      </w:r>
      <w:r w:rsidR="00326B3E" w:rsidRPr="005E258E">
        <w:t>for this model</w:t>
      </w:r>
      <w:r w:rsidR="00326B3E" w:rsidRPr="00906B6B">
        <w:t xml:space="preserve"> </w:t>
      </w:r>
      <w:r w:rsidRPr="00906B6B">
        <w:t>show</w:t>
      </w:r>
      <w:r w:rsidR="00326B3E" w:rsidRPr="00906B6B">
        <w:t>ed</w:t>
      </w:r>
      <w:r w:rsidRPr="00906B6B">
        <w:t xml:space="preserve"> that the</w:t>
      </w:r>
      <w:r>
        <w:t xml:space="preserve"> re-estimated Zmijewski model </w:t>
      </w:r>
      <w:r w:rsidR="0002230B">
        <w:t xml:space="preserve">was </w:t>
      </w:r>
      <w:r>
        <w:t xml:space="preserve">overclassifying facilities as bankrupt.  </w:t>
      </w:r>
      <w:r w:rsidR="00B168EE">
        <w:t xml:space="preserve">Balanced accuracy </w:t>
      </w:r>
      <w:r>
        <w:t xml:space="preserve">in </w:t>
      </w:r>
      <w:r w:rsidR="00924551">
        <w:t xml:space="preserve">Appendix 1 – Table 6 </w:t>
      </w:r>
      <w:r w:rsidR="009C29CC">
        <w:t>averaged 5</w:t>
      </w:r>
      <w:r w:rsidR="00D97C53">
        <w:t>7.6</w:t>
      </w:r>
      <w:r w:rsidR="009C29CC">
        <w:t>% (SD=</w:t>
      </w:r>
      <w:r w:rsidR="00D97C53">
        <w:t>0.6</w:t>
      </w:r>
      <w:r w:rsidR="009C29CC">
        <w:t xml:space="preserve">%), </w:t>
      </w:r>
      <w:r w:rsidR="00D97C53">
        <w:t xml:space="preserve">and </w:t>
      </w:r>
      <w:r w:rsidR="009C29CC">
        <w:t xml:space="preserve">the misclassification rate </w:t>
      </w:r>
      <w:r w:rsidR="00586A8C">
        <w:t>was</w:t>
      </w:r>
      <w:r w:rsidR="009C29CC">
        <w:t xml:space="preserve"> </w:t>
      </w:r>
      <w:r w:rsidR="00D97C53">
        <w:t>23.1</w:t>
      </w:r>
      <w:r w:rsidR="009C29CC">
        <w:t>% (SD=2.3%) on average</w:t>
      </w:r>
      <w:r w:rsidR="00D97C53">
        <w:t xml:space="preserve"> with the 50%</w:t>
      </w:r>
      <w:r w:rsidR="009C29CC">
        <w:t>.</w:t>
      </w:r>
      <w:r>
        <w:t xml:space="preserve">  The coefficient estimates are near zero for Z1 and Z2, and only Z3 has </w:t>
      </w:r>
      <w:r w:rsidR="00906B6B">
        <w:t>non</w:t>
      </w:r>
      <w:r>
        <w:t xml:space="preserve">-zero estimates.  The direction of Z3 is negative, indicating that as CA/CL increases, the probability of bankruptcy declines.  </w:t>
      </w:r>
      <w:r w:rsidR="001E42D4">
        <w:t>This model</w:t>
      </w:r>
      <w:r>
        <w:t xml:space="preserve"> becomes a one-variable model with weak performance on this use case. </w:t>
      </w:r>
    </w:p>
    <w:p w14:paraId="296D22F6" w14:textId="727B982D" w:rsidR="00436DD8" w:rsidRDefault="00A47548" w:rsidP="00436DD8">
      <w:pPr>
        <w:pStyle w:val="Heading3"/>
        <w:rPr>
          <w:rFonts w:eastAsia="Palatino Linotype"/>
        </w:rPr>
      </w:pPr>
      <w:r>
        <w:rPr>
          <w:rFonts w:eastAsia="Palatino Linotype"/>
        </w:rPr>
        <w:t>5</w:t>
      </w:r>
      <w:r w:rsidR="00436DD8">
        <w:rPr>
          <w:rFonts w:eastAsia="Palatino Linotype"/>
        </w:rPr>
        <w:t>.2.</w:t>
      </w:r>
      <w:del w:id="678" w:author="Fulton, Lawrence V" w:date="2025-06-06T08:38:00Z" w16du:dateUtc="2025-06-06T12:38:00Z">
        <w:r w:rsidR="00436DD8" w:rsidDel="00F67C64">
          <w:rPr>
            <w:rFonts w:eastAsia="Palatino Linotype"/>
          </w:rPr>
          <w:delText>6</w:delText>
        </w:r>
      </w:del>
      <w:ins w:id="679" w:author="Fulton, Lawrence V" w:date="2025-06-06T08:38:00Z" w16du:dateUtc="2025-06-06T12:38:00Z">
        <w:r w:rsidR="00F67C64">
          <w:rPr>
            <w:rFonts w:eastAsia="Palatino Linotype"/>
          </w:rPr>
          <w:t>7</w:t>
        </w:r>
      </w:ins>
      <w:r w:rsidR="00436DD8">
        <w:rPr>
          <w:rFonts w:eastAsia="Palatino Linotype"/>
        </w:rPr>
        <w:t>. BRKFSST Logistic Regression</w:t>
      </w:r>
    </w:p>
    <w:p w14:paraId="33345FFC" w14:textId="77777777" w:rsidR="00B33B67" w:rsidRDefault="00436DD8" w:rsidP="009260D8">
      <w:r>
        <w:tab/>
      </w:r>
    </w:p>
    <w:p w14:paraId="38D05937" w14:textId="5CB71C6A" w:rsidR="003630C9" w:rsidRDefault="007059CD" w:rsidP="00BD1995">
      <w:pPr>
        <w:spacing w:line="259" w:lineRule="auto"/>
        <w:jc w:val="left"/>
      </w:pPr>
      <w:ins w:id="680" w:author="Brad Beauvais" w:date="2025-05-23T11:16:00Z" w16du:dateUtc="2025-05-23T16:16:00Z">
        <w:r>
          <w:t xml:space="preserve">Our final model of interest, the BRKFSST model, was </w:t>
        </w:r>
        <w:del w:id="681" w:author="Beauvais, Bradley M" w:date="2025-06-04T12:24:00Z" w16du:dateUtc="2025-06-04T17:24:00Z">
          <w:r w:rsidDel="00E52189">
            <w:delText xml:space="preserve">the </w:delText>
          </w:r>
        </w:del>
        <w:r>
          <w:t xml:space="preserve">titled based on the last names of the research group authors: Beauvais, </w:t>
        </w:r>
        <w:r w:rsidRPr="00741377">
          <w:rPr>
            <w:color w:val="000000" w:themeColor="text1"/>
          </w:rPr>
          <w:t>Ramamonjiarivelo, Kruse, Fulton, Shanmugam, Sharma, and Tomic</w:t>
        </w:r>
      </w:ins>
      <w:ins w:id="682" w:author="Beauvais, Bradley M" w:date="2025-06-04T12:24:00Z" w16du:dateUtc="2025-06-04T17:24:00Z">
        <w:r w:rsidR="00901004">
          <w:rPr>
            <w:color w:val="000000" w:themeColor="text1"/>
          </w:rPr>
          <w:t xml:space="preserve"> (BRKFSST)</w:t>
        </w:r>
      </w:ins>
      <w:ins w:id="683" w:author="Brad Beauvais" w:date="2025-05-23T11:16:00Z" w16du:dateUtc="2025-05-23T16:16:00Z">
        <w:r w:rsidRPr="00741377">
          <w:rPr>
            <w:color w:val="000000" w:themeColor="text1"/>
          </w:rPr>
          <w:t>.</w:t>
        </w:r>
        <w:r>
          <w:rPr>
            <w:b/>
            <w:bCs/>
            <w:color w:val="000000" w:themeColor="text1"/>
          </w:rPr>
          <w:t xml:space="preserve"> </w:t>
        </w:r>
      </w:ins>
      <w:r w:rsidR="00436DD8" w:rsidRPr="009260D8">
        <w:t>Using the 1</w:t>
      </w:r>
      <w:r w:rsidR="000F15B2">
        <w:t>2</w:t>
      </w:r>
      <w:r w:rsidR="00436DD8" w:rsidRPr="009260D8">
        <w:t xml:space="preserve"> </w:t>
      </w:r>
      <w:r w:rsidR="00E24D29" w:rsidRPr="009E23D9">
        <w:t xml:space="preserve">most important standardized </w:t>
      </w:r>
      <w:r w:rsidR="00436DD8" w:rsidRPr="009E23D9">
        <w:t xml:space="preserve">variables </w:t>
      </w:r>
      <w:r w:rsidR="00E24D29" w:rsidRPr="009E23D9">
        <w:t xml:space="preserve">based on the magnitude of the absolute value of their coefficients and </w:t>
      </w:r>
      <w:r w:rsidR="00436DD8" w:rsidRPr="009E23D9">
        <w:t xml:space="preserve">selected </w:t>
      </w:r>
      <w:r w:rsidR="00E24D29" w:rsidRPr="009E23D9">
        <w:t>based on</w:t>
      </w:r>
      <w:r w:rsidR="00436DD8" w:rsidRPr="009E23D9">
        <w:t xml:space="preserve"> 3-Fold cross-validation of an </w:t>
      </w:r>
      <w:proofErr w:type="spellStart"/>
      <w:r w:rsidR="00436DD8" w:rsidRPr="009E23D9">
        <w:t>ElasticNet</w:t>
      </w:r>
      <w:proofErr w:type="spellEnd"/>
      <w:r w:rsidR="00436DD8" w:rsidRPr="009E23D9">
        <w:t xml:space="preserve"> GLM, we first estimated a logistic regression BRKFSST model</w:t>
      </w:r>
      <w:r w:rsidR="00E24D29" w:rsidRPr="009E23D9">
        <w:t xml:space="preserve">.  </w:t>
      </w:r>
      <w:r w:rsidR="009E4024">
        <w:t xml:space="preserve">Only one Cook’s distance outlier was omitted from any of the training splits (the 50% split).  </w:t>
      </w:r>
      <w:r w:rsidR="001E42D4">
        <w:t xml:space="preserve">Appendix 1 – Table 7 </w:t>
      </w:r>
      <w:r w:rsidR="009E4024">
        <w:t xml:space="preserve">is the metrics and coefficient comparison. </w:t>
      </w:r>
    </w:p>
    <w:p w14:paraId="490708CB" w14:textId="181FDBA5" w:rsidR="00F518ED" w:rsidRDefault="004D62BC" w:rsidP="00BD1995">
      <w:pPr>
        <w:spacing w:line="259" w:lineRule="auto"/>
        <w:jc w:val="left"/>
      </w:pPr>
      <w:r>
        <w:t>The mean balanced accuracy was 72.3% (SD=6.3%), and the F1 Score averaged 0.135 across the splits. While low due to the extremely rare occurrences of bankruptcy, that average is far better than the next closest model</w:t>
      </w:r>
      <w:r w:rsidR="003F03EA">
        <w:t xml:space="preserve"> </w:t>
      </w:r>
      <w:r>
        <w:t xml:space="preserve">with a F1-score of 0.086.  </w:t>
      </w:r>
      <w:r w:rsidR="00F14692">
        <w:t>T</w:t>
      </w:r>
      <w:r w:rsidR="005323C7">
        <w:t xml:space="preserve">he maximum </w:t>
      </w:r>
      <w:r w:rsidR="009B5163">
        <w:t xml:space="preserve">misclassification </w:t>
      </w:r>
      <w:r w:rsidR="005323C7">
        <w:t xml:space="preserve">rate is </w:t>
      </w:r>
      <w:r w:rsidR="009B5163">
        <w:t xml:space="preserve">under </w:t>
      </w:r>
      <w:r w:rsidR="005323C7">
        <w:t>20%</w:t>
      </w:r>
      <w:r w:rsidR="009B5163">
        <w:t xml:space="preserve"> with a mean of 17.2% (SD=2.2%) across all splits.</w:t>
      </w:r>
      <w:r w:rsidR="005323C7">
        <w:t xml:space="preserve"> Recall </w:t>
      </w:r>
      <w:r w:rsidR="009B5163">
        <w:t>averaged 61.3% (SD=12.6%) across the splits.</w:t>
      </w:r>
      <w:r w:rsidR="005323C7">
        <w:t xml:space="preserve"> </w:t>
      </w:r>
      <w:r w:rsidR="009B5163">
        <w:t>AUC averages 83.9% (SD=3.7%), which is the best of the models presented so far.</w:t>
      </w:r>
      <w:r w:rsidR="009F46A0">
        <w:t xml:space="preserve"> </w:t>
      </w:r>
      <w:r w:rsidR="009E50DA">
        <w:t xml:space="preserve"> The coefficients are directionally stable across all splits and of similar magnitude</w:t>
      </w:r>
      <w:r w:rsidR="009B5163">
        <w:t xml:space="preserve">, although the change in Ohlson O2 and Altman X2 are both near zero (small effect size).  </w:t>
      </w:r>
      <w:r w:rsidR="009E50DA">
        <w:t>The BRKFSST model estimated by logistic regression is the best performing model in class and by split.</w:t>
      </w:r>
      <w:r w:rsidR="006E64EA">
        <w:t xml:space="preserve"> </w:t>
      </w:r>
      <w:r w:rsidR="00BD1995">
        <w:t xml:space="preserve">Appendix 1 – Table 8 </w:t>
      </w:r>
      <w:r w:rsidR="006E64EA">
        <w:t>provides the</w:t>
      </w:r>
      <w:r w:rsidR="009B5163">
        <w:t xml:space="preserve"> log-odds estimates and associated statistical </w:t>
      </w:r>
      <w:r w:rsidR="00FC1524">
        <w:t>significance across</w:t>
      </w:r>
      <w:r w:rsidR="009B5163">
        <w:t xml:space="preserve"> splits.</w:t>
      </w:r>
    </w:p>
    <w:p w14:paraId="787F431B" w14:textId="1D21C7CE" w:rsidR="008125E9" w:rsidRDefault="00BD1995" w:rsidP="00BD1995">
      <w:pPr>
        <w:rPr>
          <w:ins w:id="684" w:author="Aleksandar Tomic" w:date="2025-05-23T00:08:00Z"/>
        </w:rPr>
      </w:pPr>
      <w:r>
        <w:t xml:space="preserve">Appendix 1 – Table 8 </w:t>
      </w:r>
      <w:r w:rsidR="008125E9">
        <w:t xml:space="preserve"> illustrates that regardless of split, the coefficient estimates are stable and in the proper </w:t>
      </w:r>
      <w:del w:id="685" w:author="Kruse, Scott" w:date="2025-05-23T15:21:00Z" w16du:dateUtc="2025-05-23T20:21:00Z">
        <w:r w:rsidR="008125E9" w:rsidDel="007F67D1">
          <w:delText>directions</w:delText>
        </w:r>
      </w:del>
      <w:ins w:id="686" w:author="Kruse, Scott" w:date="2025-05-23T15:21:00Z" w16du:dateUtc="2025-05-23T20:21:00Z">
        <w:r w:rsidR="007F67D1">
          <w:t>direction</w:t>
        </w:r>
      </w:ins>
      <w:r w:rsidR="008125E9">
        <w:t xml:space="preserve">.  When patient days at </w:t>
      </w:r>
      <w:r w:rsidR="008125E9">
        <w:rPr>
          <w:i/>
          <w:iCs/>
        </w:rPr>
        <w:t>y-2</w:t>
      </w:r>
      <w:r w:rsidR="008125E9">
        <w:t xml:space="preserve"> increase, the probability of bankruptcy </w:t>
      </w:r>
      <w:r w:rsidR="00E334A6">
        <w:t>decreases</w:t>
      </w:r>
      <w:r w:rsidR="008125E9">
        <w:t xml:space="preserve">.  When accounts receivable divided by operating income increases, the probability of bankruptcy decreases. </w:t>
      </w:r>
      <w:r w:rsidR="00906C08">
        <w:t xml:space="preserve">Also, when </w:t>
      </w:r>
      <w:proofErr w:type="gramStart"/>
      <w:r w:rsidR="00906C08">
        <w:t>labor</w:t>
      </w:r>
      <w:proofErr w:type="gramEnd"/>
      <w:r w:rsidR="00906C08">
        <w:t xml:space="preserve"> compensation ratio increase</w:t>
      </w:r>
      <w:r w:rsidR="00FB0E83">
        <w:t>s</w:t>
      </w:r>
      <w:r w:rsidR="00906C08">
        <w:t>,</w:t>
      </w:r>
      <w:r w:rsidR="00FB0E83">
        <w:t xml:space="preserve"> the probability of </w:t>
      </w:r>
      <w:r w:rsidR="004A41D0">
        <w:t>bankruptcy increases. A hospital that is owned by the government (public hospital)</w:t>
      </w:r>
      <w:r w:rsidR="00397C9F">
        <w:t xml:space="preserve"> has a decreased probability of bankruptcy compared with </w:t>
      </w:r>
      <w:r w:rsidR="00141EA2">
        <w:t xml:space="preserve">privately owned hospitals. </w:t>
      </w:r>
      <w:r w:rsidR="008125E9">
        <w:t xml:space="preserve"> The variable directions all make sense.</w:t>
      </w:r>
    </w:p>
    <w:p w14:paraId="48DCB65B" w14:textId="05918E7B" w:rsidR="00AF227A" w:rsidDel="00DD6661" w:rsidRDefault="00AF227A" w:rsidP="00BD1995">
      <w:pPr>
        <w:rPr>
          <w:ins w:id="687" w:author="Aleksandar Tomic" w:date="2025-05-23T00:08:00Z"/>
          <w:del w:id="688" w:author="Brad Beauvais" w:date="2025-05-23T10:23:00Z" w16du:dateUtc="2025-05-23T15:23:00Z"/>
        </w:rPr>
      </w:pPr>
    </w:p>
    <w:p w14:paraId="7FCB86D1" w14:textId="737D795B" w:rsidR="00AF227A" w:rsidRDefault="00AF227A" w:rsidP="00BD1995">
      <w:pPr>
        <w:rPr>
          <w:ins w:id="689" w:author="Fulton, Lawrence V" w:date="2025-06-06T08:40:00Z" w16du:dateUtc="2025-06-06T12:40:00Z"/>
        </w:rPr>
      </w:pPr>
      <w:ins w:id="690" w:author="Aleksandar Tomic" w:date="2025-05-23T00:08:00Z">
        <w:r>
          <w:t xml:space="preserve">Appendix 2 </w:t>
        </w:r>
      </w:ins>
      <w:r w:rsidR="00366D3F">
        <w:t>c</w:t>
      </w:r>
      <w:ins w:id="691" w:author="Aleksandar Tomic" w:date="2025-05-23T00:08:00Z">
        <w:r>
          <w:t>ontains discussion and results from additional models we estimated, as well as results of the two excursions, COVID-19 and two-lagged variables</w:t>
        </w:r>
      </w:ins>
      <w:ins w:id="692" w:author="Aleksandar Tomic" w:date="2025-05-23T00:11:00Z">
        <w:r>
          <w:t>.  Results show dominance of the logistic regression approach, robustness to the COVID-19 period and need for further research on use of only 2-lagged</w:t>
        </w:r>
      </w:ins>
      <w:ins w:id="693" w:author="Aleksandar Tomic" w:date="2025-05-23T00:12:00Z">
        <w:r>
          <w:t xml:space="preserve"> explanatory variables. </w:t>
        </w:r>
      </w:ins>
    </w:p>
    <w:p w14:paraId="51AA6A50" w14:textId="77777777" w:rsidR="00912C62" w:rsidRDefault="00912C62" w:rsidP="00912C62">
      <w:pPr>
        <w:ind w:firstLine="0"/>
        <w:rPr>
          <w:ins w:id="694" w:author="Fulton, Lawrence V" w:date="2025-06-06T08:40:00Z" w16du:dateUtc="2025-06-06T12:40:00Z"/>
        </w:rPr>
      </w:pPr>
    </w:p>
    <w:p w14:paraId="7AA01B08" w14:textId="77777777" w:rsidR="00912C62" w:rsidRPr="008125E9" w:rsidRDefault="00912C62" w:rsidP="00912C62">
      <w:pPr>
        <w:ind w:firstLine="0"/>
        <w:pPrChange w:id="695" w:author="Fulton, Lawrence V" w:date="2025-06-06T08:40:00Z" w16du:dateUtc="2025-06-06T12:40:00Z">
          <w:pPr/>
        </w:pPrChange>
      </w:pPr>
    </w:p>
    <w:p w14:paraId="62C741B2" w14:textId="6168D219" w:rsidR="009977AB" w:rsidDel="00AF227A" w:rsidRDefault="00A47548">
      <w:pPr>
        <w:pStyle w:val="Heading3"/>
        <w:rPr>
          <w:del w:id="696" w:author="Aleksandar Tomic" w:date="2025-05-23T00:09:00Z"/>
          <w:rFonts w:eastAsia="Palatino Linotype"/>
        </w:rPr>
      </w:pPr>
      <w:del w:id="697" w:author="Aleksandar Tomic" w:date="2025-05-23T00:09:00Z">
        <w:r w:rsidDel="00AF227A">
          <w:rPr>
            <w:rFonts w:eastAsia="Palatino Linotype"/>
          </w:rPr>
          <w:delText>5</w:delText>
        </w:r>
        <w:r w:rsidR="009977AB" w:rsidDel="00AF227A">
          <w:rPr>
            <w:rFonts w:eastAsia="Palatino Linotype"/>
          </w:rPr>
          <w:delText>.2.7. BRKFSST Perceptron</w:delText>
        </w:r>
      </w:del>
    </w:p>
    <w:p w14:paraId="5CB39F71" w14:textId="0D5103F8" w:rsidR="003618D4" w:rsidRPr="00F90917" w:rsidDel="00AF227A" w:rsidRDefault="003618D4" w:rsidP="001535C1">
      <w:pPr>
        <w:rPr>
          <w:del w:id="698" w:author="Aleksandar Tomic" w:date="2025-05-23T00:09:00Z"/>
        </w:rPr>
      </w:pPr>
    </w:p>
    <w:p w14:paraId="3944754F" w14:textId="7DDC6346" w:rsidR="003100D1" w:rsidDel="00AF227A" w:rsidRDefault="003F03EA" w:rsidP="009E23D9">
      <w:pPr>
        <w:rPr>
          <w:del w:id="699" w:author="Aleksandar Tomic" w:date="2025-05-23T00:09:00Z"/>
        </w:rPr>
      </w:pPr>
      <w:del w:id="700" w:author="Aleksandar Tomic" w:date="2025-05-23T00:09:00Z">
        <w:r w:rsidDel="00AF227A">
          <w:delText>The</w:delText>
        </w:r>
        <w:r w:rsidR="00DC564C" w:rsidDel="00AF227A">
          <w:delText xml:space="preserve"> re-estimated BRKFSST model </w:delText>
        </w:r>
        <w:r w:rsidDel="00AF227A">
          <w:delText xml:space="preserve">used </w:delText>
        </w:r>
        <w:r w:rsidR="00DC564C" w:rsidDel="00AF227A">
          <w:delText>weights generated from a Perceptron.   To provide an alternative estimation</w:delText>
        </w:r>
        <w:r w:rsidR="007E0ADD" w:rsidDel="00AF227A">
          <w:delText xml:space="preserve"> to the logistic regression model</w:delText>
        </w:r>
        <w:r w:rsidR="00DC564C" w:rsidDel="00AF227A">
          <w:delText xml:space="preserve">, the </w:delText>
        </w:r>
        <w:r w:rsidR="007E0ADD" w:rsidDel="00AF227A">
          <w:delText>Perceptron</w:delText>
        </w:r>
        <w:r w:rsidR="00DC564C" w:rsidDel="00AF227A">
          <w:delText xml:space="preserve"> us</w:delText>
        </w:r>
        <w:r w:rsidR="00FA6537" w:rsidDel="00AF227A">
          <w:delText>e</w:delText>
        </w:r>
        <w:r w:rsidR="00DC564C" w:rsidDel="00AF227A">
          <w:delText>d a hyperbolic tangent error function with a sum of the squared errors loss function.</w:delText>
        </w:r>
        <w:r w:rsidR="003100D1" w:rsidDel="00AF227A">
          <w:delText xml:space="preserve">  Predictors were scaled, and all observations from the training set were included in a single batch.</w:delText>
        </w:r>
        <w:r w:rsidR="001535C1" w:rsidDel="00AF227A">
          <w:delText xml:space="preserve"> After three epochs, the model showed no material changes in performance for any of the training splits (Akaike Information Criterion).</w:delText>
        </w:r>
        <w:r w:rsidR="003100D1" w:rsidDel="00AF227A">
          <w:delText xml:space="preserve"> </w:delText>
        </w:r>
        <w:r w:rsidR="00FA6537" w:rsidDel="00AF227A">
          <w:delText xml:space="preserve">The </w:delText>
        </w:r>
        <w:r w:rsidR="00FA6537" w:rsidDel="00AF227A">
          <w:rPr>
            <w:i/>
            <w:iCs/>
          </w:rPr>
          <w:delText>neuralnet</w:delText>
        </w:r>
        <w:r w:rsidR="00FA6537" w:rsidDel="00AF227A">
          <w:delText xml:space="preserve"> library in R provided the functions for the analysis.</w:delText>
        </w:r>
        <w:r w:rsidR="00956404" w:rsidDel="00AF227A">
          <w:delText xml:space="preserve">  </w:delText>
        </w:r>
        <w:r w:rsidR="001535C1" w:rsidDel="00AF227A">
          <w:delText xml:space="preserve">To generate a </w:delText>
        </w:r>
        <w:r w:rsidR="00B66EE1" w:rsidDel="00AF227A">
          <w:delText>P</w:delText>
        </w:r>
        <w:r w:rsidR="001535C1" w:rsidDel="00AF227A">
          <w:delText>erceptron, w</w:delText>
        </w:r>
        <w:r w:rsidR="00FA6537" w:rsidDel="00AF227A">
          <w:delText>e</w:delText>
        </w:r>
        <w:r w:rsidR="00956404" w:rsidDel="00AF227A">
          <w:delText xml:space="preserve"> only required</w:delText>
        </w:r>
        <w:r w:rsidR="00FA6537" w:rsidDel="00AF227A">
          <w:delText xml:space="preserve"> the </w:delText>
        </w:r>
        <w:r w:rsidR="00C55258" w:rsidDel="00AF227A">
          <w:delText xml:space="preserve">weights and bias of the </w:delText>
        </w:r>
        <w:r w:rsidR="001535C1" w:rsidDel="00AF227A">
          <w:delText>single hidden</w:delText>
        </w:r>
        <w:r w:rsidR="00FA6537" w:rsidDel="00AF227A">
          <w:delText xml:space="preserve"> node</w:delText>
        </w:r>
        <w:r w:rsidR="00956404" w:rsidDel="00AF227A">
          <w:delText xml:space="preserve"> (necessary for the </w:delText>
        </w:r>
        <w:r w:rsidR="00956404" w:rsidDel="00AF227A">
          <w:rPr>
            <w:i/>
            <w:iCs/>
          </w:rPr>
          <w:delText>neuralnet</w:delText>
        </w:r>
        <w:r w:rsidR="00956404" w:rsidDel="00AF227A">
          <w:delText xml:space="preserve"> library)</w:delText>
        </w:r>
        <w:r w:rsidR="00C55258" w:rsidDel="00AF227A">
          <w:delText xml:space="preserve"> to have </w:delText>
        </w:r>
        <w:r w:rsidR="00A4437B" w:rsidDel="00AF227A">
          <w:delText>a bias</w:delText>
        </w:r>
        <w:r w:rsidR="001535C1" w:rsidDel="00AF227A">
          <w:delText xml:space="preserve"> of </w:delText>
        </w:r>
        <w:r w:rsidR="00FA6537" w:rsidDel="00AF227A">
          <w:delText xml:space="preserve">zero and </w:delText>
        </w:r>
        <w:r w:rsidR="001535C1" w:rsidDel="00AF227A">
          <w:delText>an output weight of</w:delText>
        </w:r>
        <w:r w:rsidR="00FA6537" w:rsidDel="00AF227A">
          <w:delText xml:space="preserve"> 1.0</w:delText>
        </w:r>
        <w:r w:rsidR="001535C1" w:rsidDel="00AF227A">
          <w:delText xml:space="preserve">.  </w:delText>
        </w:r>
        <w:r w:rsidR="003100D1" w:rsidDel="00AF227A">
          <w:delText>Each training / test split pair were evaluated. Table 1</w:delText>
        </w:r>
        <w:r w:rsidR="009866E0" w:rsidDel="00AF227A">
          <w:delText>6</w:delText>
        </w:r>
        <w:r w:rsidR="003100D1" w:rsidDel="00AF227A">
          <w:delText xml:space="preserve"> provide</w:delText>
        </w:r>
        <w:r w:rsidR="002D1AF7" w:rsidDel="00AF227A">
          <w:delText>s</w:delText>
        </w:r>
        <w:r w:rsidR="003100D1" w:rsidDel="00AF227A">
          <w:delText xml:space="preserve"> the results of the analyses in terms of the confusion matrix and the accuracy metrics / coefficients (weights).  </w:delText>
        </w:r>
      </w:del>
    </w:p>
    <w:p w14:paraId="461DEF4F" w14:textId="180D39CD" w:rsidR="00C55258" w:rsidDel="00AF227A" w:rsidRDefault="00C55258" w:rsidP="00C55258">
      <w:pPr>
        <w:ind w:firstLine="0"/>
        <w:rPr>
          <w:del w:id="701" w:author="Aleksandar Tomic" w:date="2025-05-23T00:09:00Z"/>
        </w:rPr>
      </w:pPr>
      <w:bookmarkStart w:id="702" w:name="_Hlk173336271"/>
      <w:del w:id="703" w:author="Aleksandar Tomic" w:date="2025-05-23T00:09:00Z">
        <w:r w:rsidDel="00AF227A">
          <w:tab/>
        </w:r>
        <w:r w:rsidR="00295995" w:rsidDel="00AF227A">
          <w:delText xml:space="preserve">The confusion matrix </w:delText>
        </w:r>
        <w:r w:rsidR="009E0447" w:rsidDel="00AF227A">
          <w:delText xml:space="preserve">suggested </w:delText>
        </w:r>
        <w:r w:rsidR="00295995" w:rsidDel="00AF227A">
          <w:delText xml:space="preserve">confusing and inconsistent results among splits.  For the 50% split, all but two observations </w:delText>
        </w:r>
        <w:r w:rsidR="009E0447" w:rsidDel="00AF227A">
          <w:delText xml:space="preserve">were </w:delText>
        </w:r>
        <w:r w:rsidR="00295995" w:rsidDel="00AF227A">
          <w:delText xml:space="preserve">classified as bankrupt, thus the model </w:delText>
        </w:r>
        <w:r w:rsidR="009E0447" w:rsidDel="00AF227A">
          <w:delText xml:space="preserve">was </w:delText>
        </w:r>
        <w:r w:rsidR="00295995" w:rsidDel="00AF227A">
          <w:delText xml:space="preserve">unusual. The 60% split </w:delText>
        </w:r>
        <w:r w:rsidR="009E0447" w:rsidDel="00AF227A">
          <w:delText xml:space="preserve">identified </w:delText>
        </w:r>
        <w:r w:rsidR="00295995" w:rsidDel="00AF227A">
          <w:delText>5 out of 26 bankruptcies and 1172 out of 12</w:delText>
        </w:r>
        <w:r w:rsidR="00E56426" w:rsidDel="00AF227A">
          <w:delText>11</w:delText>
        </w:r>
        <w:r w:rsidR="00295995" w:rsidDel="00AF227A">
          <w:delText xml:space="preserve"> non-</w:delText>
        </w:r>
        <w:r w:rsidR="00E56426" w:rsidDel="00AF227A">
          <w:delText xml:space="preserve">bankruptcies, </w:delText>
        </w:r>
        <w:r w:rsidR="009E0447" w:rsidDel="00AF227A">
          <w:delText xml:space="preserve">which was </w:delText>
        </w:r>
        <w:r w:rsidR="00E56426" w:rsidDel="00AF227A">
          <w:delText xml:space="preserve">not very good.  The 70% split correctly </w:delText>
        </w:r>
        <w:r w:rsidR="009E0447" w:rsidDel="00AF227A">
          <w:delText xml:space="preserve">classified </w:delText>
        </w:r>
        <w:r w:rsidR="00E56426" w:rsidDel="00AF227A">
          <w:delText xml:space="preserve">no bankruptcies, and the 80% split </w:delText>
        </w:r>
        <w:r w:rsidR="009E0447" w:rsidDel="00AF227A">
          <w:delText xml:space="preserve">classified </w:delText>
        </w:r>
        <w:r w:rsidR="00E56426" w:rsidDel="00AF227A">
          <w:delText xml:space="preserve">460 out of the 619 observations as bankruptcies.  The 90% split </w:delText>
        </w:r>
        <w:r w:rsidR="009E0447" w:rsidDel="00AF227A">
          <w:delText xml:space="preserve">classified </w:delText>
        </w:r>
        <w:r w:rsidR="00E56426" w:rsidDel="00AF227A">
          <w:delText>all but two observations as bankrupt.  Looking at the estimation across models, the Perceptron</w:delText>
        </w:r>
        <w:r w:rsidR="009E0447" w:rsidDel="00AF227A">
          <w:delText xml:space="preserve"> model</w:delText>
        </w:r>
        <w:r w:rsidR="00E56426" w:rsidDel="00AF227A">
          <w:delText xml:space="preserve"> is highly sensitive to the split size, and not a useful model. </w:delText>
        </w:r>
        <w:r w:rsidR="0040482A" w:rsidDel="00AF227A">
          <w:delText xml:space="preserve"> Since the model results are dependent on the split, the Perceptron estimation </w:delText>
        </w:r>
        <w:r w:rsidR="00B66EE1" w:rsidDel="00AF227A">
          <w:delText xml:space="preserve">was </w:delText>
        </w:r>
        <w:r w:rsidR="0040482A" w:rsidDel="00AF227A">
          <w:delText xml:space="preserve">not considered further. </w:delText>
        </w:r>
      </w:del>
    </w:p>
    <w:p w14:paraId="242841C8" w14:textId="493337A6" w:rsidR="00FA6537" w:rsidDel="00AF227A" w:rsidRDefault="00A47548" w:rsidP="00273BF7">
      <w:pPr>
        <w:pStyle w:val="Heading3"/>
        <w:rPr>
          <w:del w:id="704" w:author="Aleksandar Tomic" w:date="2025-05-23T00:09:00Z"/>
          <w:rFonts w:eastAsia="Palatino Linotype"/>
        </w:rPr>
      </w:pPr>
      <w:del w:id="705" w:author="Aleksandar Tomic" w:date="2025-05-23T00:09:00Z">
        <w:r w:rsidDel="00AF227A">
          <w:rPr>
            <w:rFonts w:eastAsia="Palatino Linotype"/>
          </w:rPr>
          <w:delText>5</w:delText>
        </w:r>
        <w:r w:rsidR="00FA6537" w:rsidDel="00AF227A">
          <w:rPr>
            <w:rFonts w:eastAsia="Palatino Linotype"/>
          </w:rPr>
          <w:delText>.2.</w:delText>
        </w:r>
        <w:r w:rsidR="0051144E" w:rsidDel="00AF227A">
          <w:rPr>
            <w:rFonts w:eastAsia="Palatino Linotype"/>
          </w:rPr>
          <w:delText>8</w:delText>
        </w:r>
        <w:r w:rsidR="00FA6537" w:rsidDel="00AF227A">
          <w:rPr>
            <w:rFonts w:eastAsia="Palatino Linotype"/>
          </w:rPr>
          <w:delText>. BRKFSST Support Vector Machine (SVM)</w:delText>
        </w:r>
      </w:del>
    </w:p>
    <w:p w14:paraId="3496430B" w14:textId="4CEAAF60" w:rsidR="00FA6537" w:rsidDel="00AF227A" w:rsidRDefault="00FA6537" w:rsidP="009E23D9">
      <w:pPr>
        <w:rPr>
          <w:del w:id="706" w:author="Aleksandar Tomic" w:date="2025-05-23T00:09:00Z"/>
        </w:rPr>
      </w:pPr>
    </w:p>
    <w:p w14:paraId="45633155" w14:textId="02E0715E" w:rsidR="001B6F7B" w:rsidDel="00AF227A" w:rsidRDefault="00FA6537" w:rsidP="001B6F7B">
      <w:pPr>
        <w:rPr>
          <w:del w:id="707" w:author="Aleksandar Tomic" w:date="2025-05-23T00:09:00Z"/>
        </w:rPr>
      </w:pPr>
      <w:del w:id="708" w:author="Aleksandar Tomic" w:date="2025-05-23T00:09:00Z">
        <w:r w:rsidRPr="00273BF7" w:rsidDel="00AF227A">
          <w:delText xml:space="preserve">A third method for estimating the BRKFSST model involved the use of a linear SVM.  The linear SVM produces coefficient estimates useful for assessing </w:delText>
        </w:r>
        <w:r w:rsidR="001B6F7B" w:rsidRPr="00FA6537" w:rsidDel="00AF227A">
          <w:delText>directionality</w:delText>
        </w:r>
        <w:r w:rsidRPr="00273BF7" w:rsidDel="00AF227A">
          <w:delText xml:space="preserve"> and magnitude of effects.  The variables must be standardized</w:delText>
        </w:r>
        <w:r w:rsidR="009F17FC" w:rsidDel="00AF227A">
          <w:delText xml:space="preserve"> (e.g., min max transformation)</w:delText>
        </w:r>
        <w:r w:rsidDel="00AF227A">
          <w:delText xml:space="preserve">.  </w:delText>
        </w:r>
      </w:del>
    </w:p>
    <w:p w14:paraId="1A5AE6E5" w14:textId="7B282F25" w:rsidR="00DA0F4E" w:rsidDel="00AF227A" w:rsidRDefault="001B6F7B" w:rsidP="001B6F7B">
      <w:pPr>
        <w:ind w:firstLine="0"/>
        <w:rPr>
          <w:del w:id="709" w:author="Aleksandar Tomic" w:date="2025-05-23T00:09:00Z"/>
        </w:rPr>
      </w:pPr>
      <w:del w:id="710" w:author="Aleksandar Tomic" w:date="2025-05-23T00:09:00Z">
        <w:r w:rsidDel="00AF227A">
          <w:tab/>
        </w:r>
        <w:r w:rsidR="002D1AF7" w:rsidDel="00AF227A">
          <w:delText>This set of models proved unreliable.  T</w:delText>
        </w:r>
        <w:r w:rsidDel="00AF227A">
          <w:delText>he SVM classifie</w:delText>
        </w:r>
        <w:r w:rsidR="002D1AF7" w:rsidDel="00AF227A">
          <w:delText>d</w:delText>
        </w:r>
        <w:r w:rsidDel="00AF227A">
          <w:delText xml:space="preserve"> nearly all observations as bankrupt for the 50% split, a reasonable split for the 60% split, </w:delText>
        </w:r>
        <w:r w:rsidR="0040482A" w:rsidDel="00AF227A">
          <w:delText xml:space="preserve">all not bankrupt for the 70% split, nearly all bankrupt for the 80% split, and all but 2 bankrupt for the 90% split.  The model is sensitive to training / test splits, and thus it </w:delText>
        </w:r>
        <w:r w:rsidR="00B66EE1" w:rsidDel="00AF227A">
          <w:delText xml:space="preserve">was </w:delText>
        </w:r>
        <w:r w:rsidR="0040482A" w:rsidDel="00AF227A">
          <w:delText xml:space="preserve">not considered further. </w:delText>
        </w:r>
      </w:del>
    </w:p>
    <w:p w14:paraId="4EF2D2FD" w14:textId="2C9B5DD5" w:rsidR="007F61BE" w:rsidDel="00AF227A" w:rsidRDefault="00A47548" w:rsidP="007F61BE">
      <w:pPr>
        <w:pStyle w:val="Heading3"/>
        <w:rPr>
          <w:del w:id="711" w:author="Aleksandar Tomic" w:date="2025-05-23T00:09:00Z"/>
          <w:rFonts w:eastAsia="Palatino Linotype"/>
        </w:rPr>
      </w:pPr>
      <w:del w:id="712" w:author="Aleksandar Tomic" w:date="2025-05-23T00:09:00Z">
        <w:r w:rsidDel="00AF227A">
          <w:rPr>
            <w:rFonts w:eastAsia="Palatino Linotype"/>
          </w:rPr>
          <w:delText>5</w:delText>
        </w:r>
        <w:r w:rsidR="007F61BE" w:rsidDel="00AF227A">
          <w:rPr>
            <w:rFonts w:eastAsia="Palatino Linotype"/>
          </w:rPr>
          <w:delText>.2.</w:delText>
        </w:r>
        <w:r w:rsidR="00982F61" w:rsidDel="00AF227A">
          <w:rPr>
            <w:rFonts w:eastAsia="Palatino Linotype"/>
          </w:rPr>
          <w:delText>9</w:delText>
        </w:r>
        <w:r w:rsidR="007F61BE" w:rsidDel="00AF227A">
          <w:rPr>
            <w:rFonts w:eastAsia="Palatino Linotype"/>
          </w:rPr>
          <w:delText>. BRKFSST Unique Variable Decision Tree (UVDT)</w:delText>
        </w:r>
      </w:del>
    </w:p>
    <w:p w14:paraId="549513E4" w14:textId="5F6B6EAC" w:rsidR="007F61BE" w:rsidDel="00AF227A" w:rsidRDefault="007F61BE" w:rsidP="009260D8">
      <w:pPr>
        <w:rPr>
          <w:del w:id="713" w:author="Aleksandar Tomic" w:date="2025-05-23T00:09:00Z"/>
        </w:rPr>
      </w:pPr>
    </w:p>
    <w:p w14:paraId="762905D0" w14:textId="4117FB76" w:rsidR="007F61BE" w:rsidDel="00AF227A" w:rsidRDefault="007F61BE" w:rsidP="009E23D9">
      <w:pPr>
        <w:rPr>
          <w:del w:id="714" w:author="Aleksandar Tomic" w:date="2025-05-23T00:09:00Z"/>
        </w:rPr>
      </w:pPr>
      <w:del w:id="715" w:author="Aleksandar Tomic" w:date="2025-05-23T00:09:00Z">
        <w:r w:rsidRPr="005068EC" w:rsidDel="00AF227A">
          <w:delText xml:space="preserve">A </w:delText>
        </w:r>
        <w:r w:rsidDel="00AF227A">
          <w:delText xml:space="preserve">final </w:delText>
        </w:r>
        <w:r w:rsidRPr="005068EC" w:rsidDel="00AF227A">
          <w:delText xml:space="preserve">method for estimating the BRKFSST model </w:delText>
        </w:r>
        <w:r w:rsidDel="00AF227A">
          <w:delText>leveraged a custom-design decision tree model</w:delText>
        </w:r>
        <w:r w:rsidR="003D190B" w:rsidDel="00AF227A">
          <w:delText xml:space="preserve"> (UVDT)</w:delText>
        </w:r>
        <w:r w:rsidDel="00AF227A">
          <w:delText>.  This model allowed for variables to enter by Gini importance only one time</w:delText>
        </w:r>
        <w:r w:rsidR="00801433" w:rsidDel="00AF227A">
          <w:delText xml:space="preserve"> on each major branch (left or right)</w:delText>
        </w:r>
        <w:r w:rsidDel="00AF227A">
          <w:delText xml:space="preserve">.  Doing so created a set of indicator variables </w:delText>
        </w:r>
        <w:r w:rsidR="003D190B" w:rsidDel="00AF227A">
          <w:delText xml:space="preserve">for easy interpretation.  Such a tree </w:delText>
        </w:r>
        <w:r w:rsidR="00801433" w:rsidDel="00AF227A">
          <w:delText xml:space="preserve">limits </w:delText>
        </w:r>
        <w:r w:rsidR="003D190B" w:rsidDel="00AF227A">
          <w:delText>the ability to capture nonlinearities, so the trade space between interpretation and performance leans towards the former.</w:delText>
        </w:r>
        <w:r w:rsidDel="00AF227A">
          <w:delText xml:space="preserve">  The tree model was built manually</w:delText>
        </w:r>
        <w:r w:rsidR="003D190B" w:rsidDel="00AF227A">
          <w:delText xml:space="preserve"> using R</w:delText>
        </w:r>
        <w:r w:rsidDel="00AF227A">
          <w:delText>.  Table 1</w:delText>
        </w:r>
        <w:r w:rsidR="007F7E20" w:rsidDel="00AF227A">
          <w:delText>5</w:delText>
        </w:r>
        <w:r w:rsidDel="00AF227A">
          <w:delText xml:space="preserve"> shows the accuracy metrics</w:delText>
        </w:r>
        <w:r w:rsidRPr="005068EC" w:rsidDel="00AF227A">
          <w:delText xml:space="preserve">  </w:delText>
        </w:r>
      </w:del>
    </w:p>
    <w:p w14:paraId="1D09DD8F" w14:textId="5016BB14" w:rsidR="00EC2821" w:rsidDel="00AF227A" w:rsidRDefault="00EC2821" w:rsidP="007D2244">
      <w:pPr>
        <w:ind w:left="720" w:firstLine="0"/>
        <w:rPr>
          <w:del w:id="716" w:author="Aleksandar Tomic" w:date="2025-05-23T00:09:00Z"/>
        </w:rPr>
      </w:pPr>
    </w:p>
    <w:p w14:paraId="58FA87F9" w14:textId="1A2FF826" w:rsidR="007F61BE" w:rsidRPr="007D2244" w:rsidDel="00AF227A" w:rsidRDefault="007F61BE" w:rsidP="00EC2821">
      <w:pPr>
        <w:pStyle w:val="Heading4"/>
        <w:rPr>
          <w:del w:id="717" w:author="Aleksandar Tomic" w:date="2025-05-23T00:09:00Z"/>
          <w:rFonts w:ascii="Palatino Linotype" w:hAnsi="Palatino Linotype"/>
        </w:rPr>
      </w:pPr>
      <w:del w:id="718" w:author="Aleksandar Tomic" w:date="2025-05-23T00:09:00Z">
        <w:r w:rsidRPr="007D2244" w:rsidDel="00AF227A">
          <w:rPr>
            <w:rFonts w:ascii="Palatino Linotype" w:hAnsi="Palatino Linotype"/>
          </w:rPr>
          <w:delText>Table 1</w:delText>
        </w:r>
        <w:r w:rsidR="007F7E20" w:rsidRPr="007D2244" w:rsidDel="00AF227A">
          <w:rPr>
            <w:rFonts w:ascii="Palatino Linotype" w:hAnsi="Palatino Linotype"/>
          </w:rPr>
          <w:delText>5</w:delText>
        </w:r>
        <w:r w:rsidRPr="007D2244" w:rsidDel="00AF227A">
          <w:rPr>
            <w:rFonts w:ascii="Palatino Linotype" w:hAnsi="Palatino Linotype"/>
          </w:rPr>
          <w:delText>.  Accuracy Metrics and Coefficient Estimates, UVDT</w:delText>
        </w:r>
      </w:del>
    </w:p>
    <w:p w14:paraId="285A5FA1" w14:textId="3D4F963B" w:rsidR="00EC2821" w:rsidDel="00AF227A" w:rsidRDefault="00EC2821" w:rsidP="00EC2821">
      <w:pPr>
        <w:rPr>
          <w:del w:id="719" w:author="Aleksandar Tomic" w:date="2025-05-23T00:09:00Z"/>
        </w:rPr>
      </w:pPr>
    </w:p>
    <w:bookmarkStart w:id="720" w:name="_1788170682"/>
    <w:bookmarkEnd w:id="720"/>
    <w:p w14:paraId="37C82A39" w14:textId="3D0D219A" w:rsidR="00EC2821" w:rsidDel="00AF227A" w:rsidRDefault="004551F6" w:rsidP="003E68E3">
      <w:pPr>
        <w:ind w:left="720" w:firstLine="0"/>
        <w:rPr>
          <w:del w:id="721" w:author="Aleksandar Tomic" w:date="2025-05-23T00:09:00Z"/>
        </w:rPr>
      </w:pPr>
      <w:del w:id="722" w:author="Aleksandar Tomic" w:date="2025-05-23T00:09:00Z">
        <w:r w:rsidDel="00AF227A">
          <w:object w:dxaOrig="7062" w:dyaOrig="3063" w14:anchorId="4F037168">
            <v:shape id="_x0000_i1030" type="#_x0000_t75" style="width:342.9pt;height:152.95pt" o:ole="">
              <v:imagedata r:id="rId29" o:title=""/>
            </v:shape>
            <o:OLEObject Type="Embed" ProgID="Excel.Sheet.12" ShapeID="_x0000_i1030" DrawAspect="Content" ObjectID="_1810705705" r:id="rId30"/>
          </w:object>
        </w:r>
      </w:del>
    </w:p>
    <w:p w14:paraId="4F3C521D" w14:textId="3BCEEBE9" w:rsidR="00FA6537" w:rsidDel="00AF227A" w:rsidRDefault="00FA6537" w:rsidP="009260D8">
      <w:pPr>
        <w:rPr>
          <w:del w:id="723" w:author="Aleksandar Tomic" w:date="2025-05-23T00:09:00Z"/>
        </w:rPr>
      </w:pPr>
    </w:p>
    <w:p w14:paraId="1E6E8137" w14:textId="1F0ABBEA" w:rsidR="00BB1F4B" w:rsidDel="00AF227A" w:rsidRDefault="00EC2821" w:rsidP="00DC0559">
      <w:pPr>
        <w:rPr>
          <w:del w:id="724" w:author="Aleksandar Tomic" w:date="2025-05-23T00:09:00Z"/>
        </w:rPr>
      </w:pPr>
      <w:del w:id="725" w:author="Aleksandar Tomic" w:date="2025-05-23T00:09:00Z">
        <w:r w:rsidRPr="00CA15F1" w:rsidDel="00AF227A">
          <w:delText xml:space="preserve">The UDVT </w:delText>
        </w:r>
        <w:r w:rsidR="00081E68" w:rsidRPr="00CA15F1" w:rsidDel="00AF227A">
          <w:delText xml:space="preserve">confusion matrices </w:delText>
        </w:r>
        <w:r w:rsidRPr="00CA15F1" w:rsidDel="00AF227A">
          <w:delText>appear</w:delText>
        </w:r>
        <w:r w:rsidR="00391728" w:rsidRPr="00CA15F1" w:rsidDel="00AF227A">
          <w:delText>ed</w:delText>
        </w:r>
        <w:r w:rsidRPr="00CA15F1" w:rsidDel="00AF227A">
          <w:delText xml:space="preserve"> somewhat stable across the splits, balancing recall and specificity. </w:delText>
        </w:r>
        <w:r w:rsidR="00081E68" w:rsidRPr="00CA15F1" w:rsidDel="00AF227A">
          <w:delText xml:space="preserve">The metrics in Table </w:delText>
        </w:r>
        <w:r w:rsidR="00A74ED8" w:rsidRPr="00CA15F1" w:rsidDel="00AF227A">
          <w:delText>1</w:delText>
        </w:r>
        <w:r w:rsidR="00A74ED8" w:rsidRPr="005E258E" w:rsidDel="00AF227A">
          <w:delText>5</w:delText>
        </w:r>
        <w:r w:rsidR="00A74ED8" w:rsidRPr="00CA15F1" w:rsidDel="00AF227A">
          <w:delText xml:space="preserve"> </w:delText>
        </w:r>
        <w:r w:rsidR="00081E68" w:rsidRPr="00CA15F1" w:rsidDel="00AF227A">
          <w:delText>confirm</w:delText>
        </w:r>
        <w:r w:rsidR="00A74ED8" w:rsidRPr="005E258E" w:rsidDel="00AF227A">
          <w:delText>ed</w:delText>
        </w:r>
        <w:r w:rsidR="00081E68" w:rsidRPr="00CA15F1" w:rsidDel="00AF227A">
          <w:delText xml:space="preserve"> the stability.  The recall </w:delText>
        </w:r>
        <w:r w:rsidR="007F7E20" w:rsidRPr="00CA15F1" w:rsidDel="00AF227A">
          <w:delText xml:space="preserve">average across splits is </w:delText>
        </w:r>
        <w:r w:rsidR="00081E68" w:rsidRPr="00CA15F1" w:rsidDel="00AF227A">
          <w:delText xml:space="preserve">64% (SD=10.3%), and the balanced accuracy is 64% (SD=3.5%).  The F1 Score is lower than that of </w:delText>
        </w:r>
        <w:r w:rsidR="00A74ED8" w:rsidRPr="00CA15F1" w:rsidDel="00AF227A">
          <w:delText xml:space="preserve">prior </w:delText>
        </w:r>
        <w:r w:rsidR="00081E68" w:rsidRPr="00CA15F1" w:rsidDel="00AF227A">
          <w:delText>model</w:delText>
        </w:r>
        <w:r w:rsidR="00A74ED8" w:rsidRPr="00CA15F1" w:rsidDel="00AF227A">
          <w:delText>s</w:delText>
        </w:r>
        <w:r w:rsidR="00081E68" w:rsidRPr="00CA15F1" w:rsidDel="00AF227A">
          <w:delText xml:space="preserve"> at 0.102</w:delText>
        </w:r>
        <w:r w:rsidR="007F7E20" w:rsidRPr="00CA15F1" w:rsidDel="00AF227A">
          <w:delText xml:space="preserve"> (SD=0.019)</w:delText>
        </w:r>
        <w:r w:rsidR="00BB1F4B" w:rsidRPr="00CA15F1" w:rsidDel="00AF227A">
          <w:delText xml:space="preserve">; however, the misclassification rate is lower </w:delText>
        </w:r>
        <w:r w:rsidR="00A4437B" w:rsidRPr="00CA15F1" w:rsidDel="00AF227A">
          <w:delText>apart from</w:delText>
        </w:r>
        <w:r w:rsidR="00BB1F4B" w:rsidRPr="00CA15F1" w:rsidDel="00AF227A">
          <w:delText xml:space="preserve"> the 80% training split.  Thus</w:delText>
        </w:r>
        <w:r w:rsidR="00B66EE1" w:rsidRPr="00CA15F1" w:rsidDel="00AF227A">
          <w:delText>,</w:delText>
        </w:r>
        <w:r w:rsidR="00BB1F4B" w:rsidRPr="00CA15F1" w:rsidDel="00AF227A">
          <w:delText xml:space="preserve"> </w:delText>
        </w:r>
        <w:r w:rsidR="00A74ED8" w:rsidRPr="00CA15F1" w:rsidDel="00AF227A">
          <w:delText xml:space="preserve">this model </w:delText>
        </w:r>
        <w:r w:rsidR="00BB1F4B" w:rsidRPr="00CA15F1" w:rsidDel="00AF227A">
          <w:delText>appears to be a useful.  Conveniently, the tree models for the 50, 70, and 90% training splits are identical.</w:delText>
        </w:r>
        <w:r w:rsidR="00BB1F4B" w:rsidDel="00AF227A">
          <w:delText xml:space="preserve"> </w:delText>
        </w:r>
      </w:del>
    </w:p>
    <w:tbl>
      <w:tblPr>
        <w:tblStyle w:val="TableGrid"/>
        <w:tblW w:w="15409" w:type="dxa"/>
        <w:tblInd w:w="-720" w:type="dxa"/>
        <w:tblLook w:val="04A0" w:firstRow="1" w:lastRow="0" w:firstColumn="1" w:lastColumn="0" w:noHBand="0" w:noVBand="1"/>
      </w:tblPr>
      <w:tblGrid>
        <w:gridCol w:w="10350"/>
        <w:gridCol w:w="5059"/>
      </w:tblGrid>
      <w:tr w:rsidR="00BB1F4B" w:rsidDel="00AF227A" w14:paraId="313C3399" w14:textId="323AD6C5" w:rsidTr="007566A5">
        <w:trPr>
          <w:del w:id="726" w:author="Aleksandar Tomic" w:date="2025-05-23T00:09:00Z"/>
        </w:trPr>
        <w:tc>
          <w:tcPr>
            <w:tcW w:w="10350" w:type="dxa"/>
            <w:tcBorders>
              <w:top w:val="nil"/>
              <w:left w:val="nil"/>
              <w:bottom w:val="nil"/>
              <w:right w:val="nil"/>
            </w:tcBorders>
          </w:tcPr>
          <w:p w14:paraId="2A3337AD" w14:textId="79D7C876" w:rsidR="00BB1F4B" w:rsidDel="00AF227A" w:rsidRDefault="00BB1F4B" w:rsidP="007566A5">
            <w:pPr>
              <w:ind w:left="1440" w:hanging="560"/>
              <w:rPr>
                <w:del w:id="727" w:author="Aleksandar Tomic" w:date="2025-05-23T00:09:00Z"/>
              </w:rPr>
            </w:pPr>
          </w:p>
        </w:tc>
        <w:tc>
          <w:tcPr>
            <w:tcW w:w="5059" w:type="dxa"/>
            <w:tcBorders>
              <w:top w:val="nil"/>
              <w:left w:val="nil"/>
              <w:bottom w:val="nil"/>
              <w:right w:val="nil"/>
            </w:tcBorders>
          </w:tcPr>
          <w:p w14:paraId="09EBAC43" w14:textId="66324981" w:rsidR="00BB1F4B" w:rsidDel="00AF227A" w:rsidRDefault="00BB1F4B" w:rsidP="00BB1F4B">
            <w:pPr>
              <w:ind w:firstLine="0"/>
              <w:rPr>
                <w:del w:id="728" w:author="Aleksandar Tomic" w:date="2025-05-23T00:09:00Z"/>
              </w:rPr>
            </w:pPr>
          </w:p>
        </w:tc>
      </w:tr>
    </w:tbl>
    <w:p w14:paraId="37DF62E8" w14:textId="2CF6D2DC" w:rsidR="007F61BE" w:rsidDel="00AF227A" w:rsidRDefault="00A47548" w:rsidP="00EC2821">
      <w:pPr>
        <w:pStyle w:val="Heading3"/>
        <w:rPr>
          <w:del w:id="729" w:author="Aleksandar Tomic" w:date="2025-05-23T00:09:00Z"/>
        </w:rPr>
      </w:pPr>
      <w:bookmarkStart w:id="730" w:name="_Hlk174684376"/>
      <w:del w:id="731" w:author="Aleksandar Tomic" w:date="2025-05-23T00:09:00Z">
        <w:r w:rsidDel="00AF227A">
          <w:delText>5</w:delText>
        </w:r>
        <w:r w:rsidR="007F61BE" w:rsidDel="00AF227A">
          <w:delText>.2</w:delText>
        </w:r>
        <w:r w:rsidR="0051144E" w:rsidDel="00AF227A">
          <w:delText>.</w:delText>
        </w:r>
        <w:r w:rsidR="00982F61" w:rsidDel="00AF227A">
          <w:delText>10</w:delText>
        </w:r>
        <w:r w:rsidR="007F61BE" w:rsidDel="00AF227A">
          <w:delText>. Model Excursion, COVID</w:delText>
        </w:r>
      </w:del>
    </w:p>
    <w:p w14:paraId="154AE2A3" w14:textId="14041D1D" w:rsidR="007F61BE" w:rsidDel="00AF227A" w:rsidRDefault="007F61BE" w:rsidP="009E23D9">
      <w:pPr>
        <w:rPr>
          <w:del w:id="732" w:author="Aleksandar Tomic" w:date="2025-05-23T00:09:00Z"/>
        </w:rPr>
      </w:pPr>
    </w:p>
    <w:p w14:paraId="0ABCD657" w14:textId="03B4E912" w:rsidR="007F61BE" w:rsidDel="00AF227A" w:rsidRDefault="007F61BE" w:rsidP="009E23D9">
      <w:pPr>
        <w:rPr>
          <w:del w:id="733" w:author="Aleksandar Tomic" w:date="2025-05-23T00:09:00Z"/>
        </w:rPr>
      </w:pPr>
      <w:del w:id="734" w:author="Aleksandar Tomic" w:date="2025-05-23T00:09:00Z">
        <w:r w:rsidDel="00AF227A">
          <w:delText xml:space="preserve">The BRKFSST model was applied solely to the bankruptcies that occurred during COVID as an excursion.  The intent was to </w:delText>
        </w:r>
        <w:r w:rsidR="00D80AFF" w:rsidDel="00AF227A">
          <w:delText xml:space="preserve">evaluate </w:delText>
        </w:r>
        <w:r w:rsidDel="00AF227A">
          <w:delText xml:space="preserve">the robustness of the model for a specific time where factors influencing bankruptcy might have changed.  </w:delText>
        </w:r>
        <w:r w:rsidR="009641A0" w:rsidDel="00AF227A">
          <w:delText xml:space="preserve">Each of the models trained on the various splits were applied to data filtered for 2019 through 2021.  </w:delText>
        </w:r>
        <w:r w:rsidR="00D80AFF" w:rsidDel="00AF227A">
          <w:delText>The</w:delText>
        </w:r>
        <w:r w:rsidDel="00AF227A">
          <w:delText xml:space="preserve"> BRKFSST model</w:delText>
        </w:r>
        <w:r w:rsidR="00D80AFF" w:rsidDel="00AF227A">
          <w:delText xml:space="preserve"> appeared to be</w:delText>
        </w:r>
        <w:r w:rsidDel="00AF227A">
          <w:delText xml:space="preserve"> robust </w:delText>
        </w:r>
        <w:r w:rsidR="00D80AFF" w:rsidDel="00AF227A">
          <w:delText xml:space="preserve">for that time period </w:delText>
        </w:r>
        <w:r w:rsidDel="00AF227A">
          <w:delText xml:space="preserve">as indicated by </w:delText>
        </w:r>
        <w:r w:rsidR="00530EF6" w:rsidDel="00AF227A">
          <w:delText>Table 16</w:delText>
        </w:r>
        <w:r w:rsidR="00E25F8A" w:rsidDel="00AF227A">
          <w:delText xml:space="preserve"> (accuracy metrics</w:delText>
        </w:r>
        <w:r w:rsidR="0048053E" w:rsidDel="00AF227A">
          <w:delText>)</w:delText>
        </w:r>
        <w:r w:rsidR="00E25F8A" w:rsidDel="00AF227A">
          <w:delText xml:space="preserve">. </w:delText>
        </w:r>
      </w:del>
    </w:p>
    <w:p w14:paraId="0A385C12" w14:textId="4E5DFD61" w:rsidR="00E25F8A" w:rsidDel="00AF227A" w:rsidRDefault="00E25F8A" w:rsidP="009E23D9">
      <w:pPr>
        <w:rPr>
          <w:del w:id="735" w:author="Aleksandar Tomic" w:date="2025-05-23T00:09:00Z"/>
        </w:rPr>
      </w:pPr>
    </w:p>
    <w:p w14:paraId="02EB429A" w14:textId="42A98DC6" w:rsidR="00E25F8A" w:rsidRPr="00723162" w:rsidDel="00AF227A" w:rsidRDefault="00E25F8A" w:rsidP="005E258E">
      <w:pPr>
        <w:pStyle w:val="Heading4"/>
        <w:rPr>
          <w:del w:id="736" w:author="Aleksandar Tomic" w:date="2025-05-23T00:09:00Z"/>
        </w:rPr>
      </w:pPr>
      <w:del w:id="737" w:author="Aleksandar Tomic" w:date="2025-05-23T00:09:00Z">
        <w:r w:rsidRPr="00723162" w:rsidDel="00AF227A">
          <w:delText xml:space="preserve">Table 16.  Accuracy Metrics for COVID </w:delText>
        </w:r>
        <w:r w:rsidR="00946BFA" w:rsidRPr="00723162" w:rsidDel="00AF227A">
          <w:delText>Excursion</w:delText>
        </w:r>
      </w:del>
    </w:p>
    <w:p w14:paraId="28634217" w14:textId="7DB0CBCE" w:rsidR="00E25F8A" w:rsidDel="00AF227A" w:rsidRDefault="00E25F8A" w:rsidP="009E23D9">
      <w:pPr>
        <w:rPr>
          <w:del w:id="738" w:author="Aleksandar Tomic" w:date="2025-05-23T00:09:00Z"/>
        </w:rPr>
      </w:pPr>
    </w:p>
    <w:p w14:paraId="7ED652EB" w14:textId="0BFA50CC" w:rsidR="00530EF6" w:rsidDel="00AF227A" w:rsidRDefault="00EB09D4" w:rsidP="009E23D9">
      <w:pPr>
        <w:rPr>
          <w:del w:id="739" w:author="Aleksandar Tomic" w:date="2025-05-23T00:09:00Z"/>
        </w:rPr>
      </w:pPr>
      <w:del w:id="740" w:author="Aleksandar Tomic" w:date="2025-05-23T00:09:00Z">
        <w:r w:rsidDel="00AF227A">
          <w:object w:dxaOrig="7116" w:dyaOrig="3065" w14:anchorId="49C8485E">
            <v:shape id="_x0000_i1031" type="#_x0000_t75" style="width:354.65pt;height:152.95pt" o:ole="">
              <v:imagedata r:id="rId31" o:title=""/>
            </v:shape>
            <o:OLEObject Type="Embed" ProgID="Excel.Sheet.12" ShapeID="_x0000_i1031" DrawAspect="Content" ObjectID="_1810705706" r:id="rId32"/>
          </w:object>
        </w:r>
      </w:del>
    </w:p>
    <w:p w14:paraId="528AE2E0" w14:textId="1CFA5596" w:rsidR="00530EF6" w:rsidDel="00AF227A" w:rsidRDefault="00530EF6" w:rsidP="009E23D9">
      <w:pPr>
        <w:rPr>
          <w:del w:id="741" w:author="Aleksandar Tomic" w:date="2025-05-23T00:09:00Z"/>
        </w:rPr>
      </w:pPr>
    </w:p>
    <w:p w14:paraId="537D2EE1" w14:textId="307B7DA6" w:rsidR="00530EF6" w:rsidDel="00AF227A" w:rsidRDefault="00062D62" w:rsidP="009E23D9">
      <w:pPr>
        <w:rPr>
          <w:del w:id="742" w:author="Aleksandar Tomic" w:date="2025-05-23T00:09:00Z"/>
        </w:rPr>
      </w:pPr>
      <w:del w:id="743" w:author="Aleksandar Tomic" w:date="2025-05-23T00:09:00Z">
        <w:r w:rsidDel="00AF227A">
          <w:delText xml:space="preserve">In Table 16, the mean balanced accuracy is 68.5% (SD=4.8%).  The recall is reasonable (57.1% mean), and the precision is predictably low. </w:delText>
        </w:r>
      </w:del>
    </w:p>
    <w:p w14:paraId="090CA51A" w14:textId="4AD727C3" w:rsidR="000629A7" w:rsidDel="00AF227A" w:rsidRDefault="00A47548" w:rsidP="00BE4270">
      <w:pPr>
        <w:pStyle w:val="Heading3"/>
        <w:rPr>
          <w:del w:id="744" w:author="Aleksandar Tomic" w:date="2025-05-23T00:09:00Z"/>
        </w:rPr>
      </w:pPr>
      <w:bookmarkStart w:id="745" w:name="_Hlk174686698"/>
      <w:bookmarkEnd w:id="730"/>
      <w:del w:id="746" w:author="Aleksandar Tomic" w:date="2025-05-23T00:09:00Z">
        <w:r w:rsidDel="00AF227A">
          <w:delText>5</w:delText>
        </w:r>
        <w:r w:rsidR="000629A7" w:rsidDel="00AF227A">
          <w:delText>.2.</w:delText>
        </w:r>
        <w:r w:rsidR="0051144E" w:rsidDel="00AF227A">
          <w:delText>1</w:delText>
        </w:r>
        <w:r w:rsidR="00982F61" w:rsidDel="00AF227A">
          <w:delText>1</w:delText>
        </w:r>
        <w:r w:rsidR="000629A7" w:rsidDel="00AF227A">
          <w:delText>.  Model Excursion, Two-Year Lagged Variables Only</w:delText>
        </w:r>
      </w:del>
    </w:p>
    <w:p w14:paraId="3011F862" w14:textId="22E8F400" w:rsidR="000629A7" w:rsidDel="00AF227A" w:rsidRDefault="000629A7" w:rsidP="0048303D">
      <w:pPr>
        <w:spacing w:before="240"/>
        <w:jc w:val="left"/>
        <w:rPr>
          <w:del w:id="747" w:author="Aleksandar Tomic" w:date="2025-05-23T00:09:00Z"/>
        </w:rPr>
      </w:pPr>
      <w:del w:id="748" w:author="Aleksandar Tomic" w:date="2025-05-23T00:09:00Z">
        <w:r w:rsidDel="00AF227A">
          <w:delText xml:space="preserve">As an additional excursion, we ran a GLM model that used two-year lagged data and fixed variables only. The intent was to see whether such a model might be able to provide additional and earlier insight into hospital bankruptcies.  Table </w:delText>
        </w:r>
        <w:r w:rsidR="00CC1AD4" w:rsidDel="00AF227A">
          <w:delText xml:space="preserve">17 </w:delText>
        </w:r>
        <w:r w:rsidDel="00AF227A">
          <w:delText xml:space="preserve">shows the accuracy metrics and coefficient estimates. </w:delText>
        </w:r>
        <w:r w:rsidR="00BE4270" w:rsidDel="00AF227A">
          <w:delText xml:space="preserve">The results of the excursion show promise for early identification of bankruptcy. </w:delText>
        </w:r>
        <w:r w:rsidR="00C366A5" w:rsidDel="00AF227A">
          <w:delText>In balance, a 2-lag</w:delText>
        </w:r>
        <w:r w:rsidR="00946BFA" w:rsidDel="00AF227A">
          <w:delText>+</w:delText>
        </w:r>
        <w:r w:rsidR="00C366A5" w:rsidDel="00AF227A">
          <w:delText xml:space="preserve"> model appears to be feasible and </w:delText>
        </w:r>
        <w:r w:rsidR="00946BFA" w:rsidDel="00AF227A">
          <w:delText xml:space="preserve">will be </w:delText>
        </w:r>
        <w:r w:rsidR="00C366A5" w:rsidDel="00AF227A">
          <w:delText>the object of further investigation.</w:delText>
        </w:r>
      </w:del>
    </w:p>
    <w:p w14:paraId="2802F1DB" w14:textId="5DE562CA" w:rsidR="00AE4B90" w:rsidDel="00AF227A" w:rsidRDefault="00AE4B90" w:rsidP="00EC75CE">
      <w:pPr>
        <w:rPr>
          <w:del w:id="749" w:author="Aleksandar Tomic" w:date="2025-05-23T00:09:00Z"/>
        </w:rPr>
      </w:pPr>
    </w:p>
    <w:p w14:paraId="56912058" w14:textId="1209C328" w:rsidR="00EC75CE" w:rsidDel="00AF227A" w:rsidRDefault="008F4E2F" w:rsidP="00C366A5">
      <w:pPr>
        <w:pStyle w:val="Heading4"/>
        <w:rPr>
          <w:del w:id="750" w:author="Aleksandar Tomic" w:date="2025-05-23T00:09:00Z"/>
          <w:rFonts w:ascii="Palatino Linotype" w:hAnsi="Palatino Linotype"/>
        </w:rPr>
      </w:pPr>
      <w:del w:id="751" w:author="Aleksandar Tomic" w:date="2025-05-23T00:09:00Z">
        <w:r w:rsidRPr="00AE4B90" w:rsidDel="00AF227A">
          <w:rPr>
            <w:rFonts w:ascii="Palatino Linotype" w:hAnsi="Palatino Linotype"/>
          </w:rPr>
          <w:delText>Table 17.  Accuracy Metrics for 2-Lag Excursion</w:delText>
        </w:r>
      </w:del>
    </w:p>
    <w:p w14:paraId="26BBF974" w14:textId="1B908F9A" w:rsidR="00AE4B90" w:rsidRPr="00AE4B90" w:rsidDel="00AF227A" w:rsidRDefault="00AE4B90" w:rsidP="002D1AF7">
      <w:pPr>
        <w:rPr>
          <w:del w:id="752" w:author="Aleksandar Tomic" w:date="2025-05-23T00:09:00Z"/>
        </w:rPr>
      </w:pPr>
    </w:p>
    <w:p w14:paraId="6E24B481" w14:textId="6170F6E7" w:rsidR="008F4E2F" w:rsidRPr="00EC75CE" w:rsidDel="00AF227A" w:rsidRDefault="00AE4B90" w:rsidP="00AE4B90">
      <w:pPr>
        <w:ind w:left="720" w:firstLine="0"/>
        <w:rPr>
          <w:del w:id="753" w:author="Aleksandar Tomic" w:date="2025-05-23T00:09:00Z"/>
        </w:rPr>
      </w:pPr>
      <w:del w:id="754" w:author="Aleksandar Tomic" w:date="2025-05-23T00:09:00Z">
        <w:r w:rsidDel="00AF227A">
          <w:object w:dxaOrig="6623" w:dyaOrig="3065" w14:anchorId="241011EE">
            <v:shape id="_x0000_i1032" type="#_x0000_t75" style="width:331.4pt;height:152.95pt" o:ole="">
              <v:imagedata r:id="rId33" o:title=""/>
            </v:shape>
            <o:OLEObject Type="Embed" ProgID="Excel.Sheet.12" ShapeID="_x0000_i1032" DrawAspect="Content" ObjectID="_1810705707" r:id="rId34"/>
          </w:object>
        </w:r>
      </w:del>
    </w:p>
    <w:p w14:paraId="586E1909" w14:textId="2541B209" w:rsidR="00BE4270" w:rsidDel="00DD6661" w:rsidRDefault="00BE4270" w:rsidP="00EC75CE">
      <w:pPr>
        <w:rPr>
          <w:del w:id="755" w:author="Brad Beauvais" w:date="2025-05-23T10:23:00Z" w16du:dateUtc="2025-05-23T15:23:00Z"/>
        </w:rPr>
      </w:pPr>
    </w:p>
    <w:bookmarkEnd w:id="702"/>
    <w:bookmarkEnd w:id="745"/>
    <w:p w14:paraId="7B40EF18" w14:textId="11F737A7" w:rsidR="00161AF9" w:rsidRPr="00F94C5A" w:rsidRDefault="00A47548" w:rsidP="00723162">
      <w:pPr>
        <w:pStyle w:val="Heading2"/>
        <w:rPr>
          <w:iCs/>
        </w:rPr>
      </w:pPr>
      <w:r w:rsidRPr="00F94C5A">
        <w:t>5</w:t>
      </w:r>
      <w:r w:rsidR="00161AF9" w:rsidRPr="00F94C5A">
        <w:t>.</w:t>
      </w:r>
      <w:r w:rsidR="0004563B" w:rsidRPr="00F94C5A">
        <w:t>3</w:t>
      </w:r>
      <w:r w:rsidR="00161AF9" w:rsidRPr="00F94C5A">
        <w:t xml:space="preserve">. </w:t>
      </w:r>
      <w:r w:rsidR="0004563B" w:rsidRPr="00F94C5A">
        <w:t xml:space="preserve">Overall </w:t>
      </w:r>
      <w:r w:rsidR="00161AF9" w:rsidRPr="00F94C5A">
        <w:t>Model Comparisons</w:t>
      </w:r>
    </w:p>
    <w:p w14:paraId="1A6BA66D" w14:textId="2BE3ED2A" w:rsidR="00D80C4D" w:rsidRDefault="0004563B" w:rsidP="00822A98">
      <w:r>
        <w:lastRenderedPageBreak/>
        <w:t xml:space="preserve">With the number of models based on training split and variable selection, a review of </w:t>
      </w:r>
      <w:r w:rsidR="00292737">
        <w:t xml:space="preserve">each </w:t>
      </w:r>
      <w:r w:rsidR="00867373">
        <w:t xml:space="preserve">of </w:t>
      </w:r>
      <w:r>
        <w:t xml:space="preserve">the models’ performance is necessary.  </w:t>
      </w:r>
    </w:p>
    <w:p w14:paraId="1C1D9621" w14:textId="77777777" w:rsidR="00D80C4D" w:rsidRDefault="00D80C4D" w:rsidP="00822A98"/>
    <w:p w14:paraId="11D8C2F0" w14:textId="35FDB2A3" w:rsidR="00D80C4D" w:rsidRPr="003B178C" w:rsidRDefault="00D80C4D" w:rsidP="00D80C4D">
      <w:pPr>
        <w:pStyle w:val="Heading4"/>
        <w:rPr>
          <w:rFonts w:ascii="Palatino Linotype" w:hAnsi="Palatino Linotype"/>
        </w:rPr>
      </w:pPr>
      <w:r w:rsidRPr="003B178C">
        <w:rPr>
          <w:rFonts w:ascii="Palatino Linotype" w:hAnsi="Palatino Linotype"/>
        </w:rPr>
        <w:t xml:space="preserve">Table </w:t>
      </w:r>
      <w:r>
        <w:rPr>
          <w:rFonts w:ascii="Palatino Linotype" w:hAnsi="Palatino Linotype"/>
        </w:rPr>
        <w:t>7</w:t>
      </w:r>
      <w:r w:rsidRPr="003B178C">
        <w:rPr>
          <w:rFonts w:ascii="Palatino Linotype" w:hAnsi="Palatino Linotype"/>
        </w:rPr>
        <w:t xml:space="preserve">.  </w:t>
      </w:r>
      <w:r>
        <w:rPr>
          <w:rFonts w:ascii="Palatino Linotype" w:hAnsi="Palatino Linotype"/>
        </w:rPr>
        <w:t>Evaluation</w:t>
      </w:r>
      <w:r w:rsidRPr="003B178C">
        <w:rPr>
          <w:rFonts w:ascii="Palatino Linotype" w:hAnsi="Palatino Linotype"/>
        </w:rPr>
        <w:t xml:space="preserve"> of </w:t>
      </w:r>
      <w:r>
        <w:rPr>
          <w:rFonts w:ascii="Palatino Linotype" w:hAnsi="Palatino Linotype"/>
        </w:rPr>
        <w:t xml:space="preserve">Tested </w:t>
      </w:r>
      <w:r w:rsidRPr="003B178C">
        <w:rPr>
          <w:rFonts w:ascii="Palatino Linotype" w:hAnsi="Palatino Linotype"/>
        </w:rPr>
        <w:t>Models</w:t>
      </w:r>
    </w:p>
    <w:p w14:paraId="03D7BABD" w14:textId="77777777" w:rsidR="00D80C4D" w:rsidRDefault="00D80C4D" w:rsidP="00D80C4D">
      <w:pPr>
        <w:ind w:firstLine="0"/>
      </w:pPr>
    </w:p>
    <w:tbl>
      <w:tblPr>
        <w:tblW w:w="7920" w:type="dxa"/>
        <w:tblInd w:w="612" w:type="dxa"/>
        <w:tblLook w:val="04A0" w:firstRow="1" w:lastRow="0" w:firstColumn="1" w:lastColumn="0" w:noHBand="0" w:noVBand="1"/>
      </w:tblPr>
      <w:tblGrid>
        <w:gridCol w:w="2200"/>
        <w:gridCol w:w="1160"/>
        <w:gridCol w:w="1160"/>
        <w:gridCol w:w="1080"/>
        <w:gridCol w:w="1240"/>
        <w:gridCol w:w="1080"/>
      </w:tblGrid>
      <w:tr w:rsidR="00DB3830" w:rsidRPr="00DB3830" w14:paraId="0442B983" w14:textId="77777777" w:rsidTr="00DB3830">
        <w:trPr>
          <w:trHeight w:val="540"/>
        </w:trPr>
        <w:tc>
          <w:tcPr>
            <w:tcW w:w="2200" w:type="dxa"/>
            <w:tcBorders>
              <w:top w:val="nil"/>
              <w:left w:val="nil"/>
              <w:bottom w:val="single" w:sz="4" w:space="0" w:color="auto"/>
              <w:right w:val="nil"/>
            </w:tcBorders>
            <w:shd w:val="clear" w:color="000000" w:fill="FFFFFF"/>
            <w:vAlign w:val="center"/>
            <w:hideMark/>
          </w:tcPr>
          <w:p w14:paraId="18A0E73C" w14:textId="77777777" w:rsidR="00DB3830" w:rsidRPr="00DB3830" w:rsidRDefault="00DB3830" w:rsidP="00DB3830">
            <w:pPr>
              <w:ind w:firstLine="0"/>
              <w:jc w:val="center"/>
              <w:rPr>
                <w:rFonts w:eastAsia="Times New Roman" w:cs="Arial"/>
                <w:b/>
                <w:bCs/>
                <w:color w:val="222222"/>
                <w:sz w:val="16"/>
                <w:szCs w:val="16"/>
              </w:rPr>
            </w:pPr>
            <w:r w:rsidRPr="00DB3830">
              <w:rPr>
                <w:rFonts w:eastAsia="Times New Roman" w:cs="Arial"/>
                <w:b/>
                <w:bCs/>
                <w:color w:val="222222"/>
                <w:sz w:val="16"/>
                <w:szCs w:val="16"/>
              </w:rPr>
              <w:t>Metric</w:t>
            </w:r>
          </w:p>
        </w:tc>
        <w:tc>
          <w:tcPr>
            <w:tcW w:w="1160" w:type="dxa"/>
            <w:tcBorders>
              <w:top w:val="nil"/>
              <w:left w:val="nil"/>
              <w:bottom w:val="single" w:sz="4" w:space="0" w:color="auto"/>
              <w:right w:val="nil"/>
            </w:tcBorders>
            <w:shd w:val="clear" w:color="000000" w:fill="FFFFFF"/>
            <w:vAlign w:val="center"/>
            <w:hideMark/>
          </w:tcPr>
          <w:p w14:paraId="6FD3A556" w14:textId="77777777" w:rsidR="00DB3830" w:rsidRPr="00DB3830" w:rsidRDefault="00DB3830" w:rsidP="00DB3830">
            <w:pPr>
              <w:ind w:firstLine="0"/>
              <w:jc w:val="center"/>
              <w:rPr>
                <w:rFonts w:eastAsia="Times New Roman" w:cs="Arial"/>
                <w:b/>
                <w:bCs/>
                <w:color w:val="222222"/>
                <w:sz w:val="16"/>
                <w:szCs w:val="16"/>
              </w:rPr>
            </w:pPr>
            <w:r w:rsidRPr="00DB3830">
              <w:rPr>
                <w:rFonts w:eastAsia="Times New Roman" w:cs="Arial"/>
                <w:b/>
                <w:bCs/>
                <w:color w:val="222222"/>
                <w:sz w:val="16"/>
                <w:szCs w:val="16"/>
              </w:rPr>
              <w:t>Altman Z''</w:t>
            </w:r>
          </w:p>
        </w:tc>
        <w:tc>
          <w:tcPr>
            <w:tcW w:w="1160" w:type="dxa"/>
            <w:tcBorders>
              <w:top w:val="nil"/>
              <w:left w:val="nil"/>
              <w:bottom w:val="single" w:sz="4" w:space="0" w:color="auto"/>
              <w:right w:val="nil"/>
            </w:tcBorders>
            <w:shd w:val="clear" w:color="000000" w:fill="FFFFFF"/>
            <w:vAlign w:val="center"/>
            <w:hideMark/>
          </w:tcPr>
          <w:p w14:paraId="257ACB74" w14:textId="77777777" w:rsidR="00DB3830" w:rsidRPr="00DB3830" w:rsidRDefault="00DB3830" w:rsidP="00DB3830">
            <w:pPr>
              <w:ind w:firstLine="0"/>
              <w:jc w:val="center"/>
              <w:rPr>
                <w:rFonts w:eastAsia="Times New Roman" w:cs="Arial"/>
                <w:b/>
                <w:bCs/>
                <w:color w:val="222222"/>
                <w:sz w:val="16"/>
                <w:szCs w:val="16"/>
              </w:rPr>
            </w:pPr>
            <w:r w:rsidRPr="00DB3830">
              <w:rPr>
                <w:rFonts w:eastAsia="Times New Roman" w:cs="Arial"/>
                <w:b/>
                <w:bCs/>
                <w:color w:val="222222"/>
                <w:sz w:val="16"/>
                <w:szCs w:val="16"/>
              </w:rPr>
              <w:t>Re-Estimated Altman Z''</w:t>
            </w:r>
          </w:p>
        </w:tc>
        <w:tc>
          <w:tcPr>
            <w:tcW w:w="1080" w:type="dxa"/>
            <w:tcBorders>
              <w:top w:val="nil"/>
              <w:left w:val="nil"/>
              <w:bottom w:val="single" w:sz="4" w:space="0" w:color="auto"/>
              <w:right w:val="nil"/>
            </w:tcBorders>
            <w:shd w:val="clear" w:color="000000" w:fill="FFFFFF"/>
            <w:vAlign w:val="center"/>
            <w:hideMark/>
          </w:tcPr>
          <w:p w14:paraId="72DBFAAD" w14:textId="77777777" w:rsidR="00DB3830" w:rsidRPr="00DB3830" w:rsidRDefault="00DB3830" w:rsidP="00DB3830">
            <w:pPr>
              <w:ind w:firstLine="0"/>
              <w:jc w:val="center"/>
              <w:rPr>
                <w:rFonts w:eastAsia="Times New Roman" w:cs="Arial"/>
                <w:b/>
                <w:bCs/>
                <w:color w:val="222222"/>
                <w:sz w:val="16"/>
                <w:szCs w:val="16"/>
              </w:rPr>
            </w:pPr>
            <w:r w:rsidRPr="00DB3830">
              <w:rPr>
                <w:rFonts w:eastAsia="Times New Roman" w:cs="Arial"/>
                <w:b/>
                <w:bCs/>
                <w:color w:val="222222"/>
                <w:sz w:val="16"/>
                <w:szCs w:val="16"/>
              </w:rPr>
              <w:t>Ohlson's O</w:t>
            </w:r>
          </w:p>
        </w:tc>
        <w:tc>
          <w:tcPr>
            <w:tcW w:w="1240" w:type="dxa"/>
            <w:tcBorders>
              <w:top w:val="nil"/>
              <w:left w:val="nil"/>
              <w:bottom w:val="single" w:sz="4" w:space="0" w:color="auto"/>
              <w:right w:val="nil"/>
            </w:tcBorders>
            <w:shd w:val="clear" w:color="000000" w:fill="FFFFFF"/>
            <w:vAlign w:val="center"/>
            <w:hideMark/>
          </w:tcPr>
          <w:p w14:paraId="7C2CC15F" w14:textId="77777777" w:rsidR="00DB3830" w:rsidRPr="00DB3830" w:rsidRDefault="00DB3830" w:rsidP="00DB3830">
            <w:pPr>
              <w:ind w:firstLine="0"/>
              <w:jc w:val="center"/>
              <w:rPr>
                <w:rFonts w:eastAsia="Times New Roman" w:cs="Arial"/>
                <w:b/>
                <w:bCs/>
                <w:color w:val="222222"/>
                <w:sz w:val="16"/>
                <w:szCs w:val="16"/>
              </w:rPr>
            </w:pPr>
            <w:r w:rsidRPr="00DB3830">
              <w:rPr>
                <w:rFonts w:eastAsia="Times New Roman" w:cs="Arial"/>
                <w:b/>
                <w:bCs/>
                <w:color w:val="222222"/>
                <w:sz w:val="16"/>
                <w:szCs w:val="16"/>
              </w:rPr>
              <w:t>Re-Estimated Zmijewski</w:t>
            </w:r>
          </w:p>
        </w:tc>
        <w:tc>
          <w:tcPr>
            <w:tcW w:w="1080" w:type="dxa"/>
            <w:tcBorders>
              <w:top w:val="nil"/>
              <w:left w:val="nil"/>
              <w:bottom w:val="single" w:sz="4" w:space="0" w:color="auto"/>
              <w:right w:val="nil"/>
            </w:tcBorders>
            <w:shd w:val="clear" w:color="000000" w:fill="FFFFFF"/>
            <w:vAlign w:val="center"/>
            <w:hideMark/>
          </w:tcPr>
          <w:p w14:paraId="5C034389" w14:textId="77777777" w:rsidR="00DB3830" w:rsidRPr="00DB3830" w:rsidRDefault="00DB3830" w:rsidP="00DB3830">
            <w:pPr>
              <w:ind w:firstLine="0"/>
              <w:jc w:val="center"/>
              <w:rPr>
                <w:rFonts w:eastAsia="Times New Roman" w:cs="Arial"/>
                <w:b/>
                <w:bCs/>
                <w:color w:val="222222"/>
                <w:sz w:val="16"/>
                <w:szCs w:val="16"/>
              </w:rPr>
            </w:pPr>
            <w:r w:rsidRPr="00DB3830">
              <w:rPr>
                <w:rFonts w:eastAsia="Times New Roman" w:cs="Arial"/>
                <w:b/>
                <w:bCs/>
                <w:color w:val="222222"/>
                <w:sz w:val="16"/>
                <w:szCs w:val="16"/>
              </w:rPr>
              <w:t>BRKFSST</w:t>
            </w:r>
          </w:p>
        </w:tc>
      </w:tr>
      <w:tr w:rsidR="00DB3830" w:rsidRPr="00DB3830" w14:paraId="191D9148" w14:textId="77777777" w:rsidTr="00DB3830">
        <w:trPr>
          <w:trHeight w:val="285"/>
        </w:trPr>
        <w:tc>
          <w:tcPr>
            <w:tcW w:w="2200" w:type="dxa"/>
            <w:tcBorders>
              <w:top w:val="nil"/>
              <w:left w:val="nil"/>
              <w:bottom w:val="nil"/>
              <w:right w:val="nil"/>
            </w:tcBorders>
            <w:shd w:val="clear" w:color="000000" w:fill="FFFFFF"/>
            <w:vAlign w:val="center"/>
            <w:hideMark/>
          </w:tcPr>
          <w:p w14:paraId="0ED388CC" w14:textId="77777777" w:rsidR="00DB3830" w:rsidRPr="00DB3830" w:rsidRDefault="00DB3830" w:rsidP="00DB3830">
            <w:pPr>
              <w:ind w:firstLine="0"/>
              <w:jc w:val="left"/>
              <w:rPr>
                <w:rFonts w:eastAsia="Times New Roman" w:cs="Arial"/>
                <w:color w:val="222222"/>
                <w:sz w:val="16"/>
                <w:szCs w:val="16"/>
              </w:rPr>
            </w:pPr>
            <w:r w:rsidRPr="00DB3830">
              <w:rPr>
                <w:rFonts w:eastAsia="Times New Roman" w:cs="Arial"/>
                <w:color w:val="222222"/>
                <w:sz w:val="16"/>
                <w:szCs w:val="16"/>
              </w:rPr>
              <w:t>Balanced Accuracy</w:t>
            </w:r>
          </w:p>
        </w:tc>
        <w:tc>
          <w:tcPr>
            <w:tcW w:w="1160" w:type="dxa"/>
            <w:tcBorders>
              <w:top w:val="nil"/>
              <w:left w:val="nil"/>
              <w:bottom w:val="nil"/>
              <w:right w:val="nil"/>
            </w:tcBorders>
            <w:shd w:val="clear" w:color="000000" w:fill="FFFFFF"/>
            <w:vAlign w:val="center"/>
            <w:hideMark/>
          </w:tcPr>
          <w:p w14:paraId="6433A20B"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0.633</w:t>
            </w:r>
          </w:p>
        </w:tc>
        <w:tc>
          <w:tcPr>
            <w:tcW w:w="1160" w:type="dxa"/>
            <w:tcBorders>
              <w:top w:val="nil"/>
              <w:left w:val="nil"/>
              <w:bottom w:val="nil"/>
              <w:right w:val="nil"/>
            </w:tcBorders>
            <w:shd w:val="clear" w:color="000000" w:fill="FFFFFF"/>
            <w:hideMark/>
          </w:tcPr>
          <w:p w14:paraId="2BDC7915"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0.660</w:t>
            </w:r>
          </w:p>
        </w:tc>
        <w:tc>
          <w:tcPr>
            <w:tcW w:w="1080" w:type="dxa"/>
            <w:tcBorders>
              <w:top w:val="nil"/>
              <w:left w:val="nil"/>
              <w:bottom w:val="nil"/>
              <w:right w:val="nil"/>
            </w:tcBorders>
            <w:shd w:val="clear" w:color="000000" w:fill="FFFFFF"/>
            <w:hideMark/>
          </w:tcPr>
          <w:p w14:paraId="441DE27C"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0.682</w:t>
            </w:r>
          </w:p>
        </w:tc>
        <w:tc>
          <w:tcPr>
            <w:tcW w:w="1240" w:type="dxa"/>
            <w:tcBorders>
              <w:top w:val="nil"/>
              <w:left w:val="nil"/>
              <w:bottom w:val="nil"/>
              <w:right w:val="nil"/>
            </w:tcBorders>
            <w:shd w:val="clear" w:color="000000" w:fill="FFFFFF"/>
            <w:hideMark/>
          </w:tcPr>
          <w:p w14:paraId="4986904E"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0.502</w:t>
            </w:r>
          </w:p>
        </w:tc>
        <w:tc>
          <w:tcPr>
            <w:tcW w:w="1080" w:type="dxa"/>
            <w:tcBorders>
              <w:top w:val="nil"/>
              <w:left w:val="nil"/>
              <w:bottom w:val="nil"/>
              <w:right w:val="nil"/>
            </w:tcBorders>
            <w:shd w:val="clear" w:color="000000" w:fill="FFFFFF"/>
            <w:hideMark/>
          </w:tcPr>
          <w:p w14:paraId="4A5AD155"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0.722</w:t>
            </w:r>
          </w:p>
        </w:tc>
      </w:tr>
      <w:tr w:rsidR="00DB3830" w:rsidRPr="00DB3830" w14:paraId="6B170694" w14:textId="77777777" w:rsidTr="00DB3830">
        <w:trPr>
          <w:trHeight w:val="285"/>
        </w:trPr>
        <w:tc>
          <w:tcPr>
            <w:tcW w:w="2200" w:type="dxa"/>
            <w:tcBorders>
              <w:top w:val="nil"/>
              <w:left w:val="nil"/>
              <w:bottom w:val="nil"/>
              <w:right w:val="nil"/>
            </w:tcBorders>
            <w:shd w:val="clear" w:color="000000" w:fill="FFFFFF"/>
            <w:vAlign w:val="center"/>
            <w:hideMark/>
          </w:tcPr>
          <w:p w14:paraId="1E5B441C" w14:textId="77777777" w:rsidR="00DB3830" w:rsidRPr="00DB3830" w:rsidRDefault="00DB3830" w:rsidP="00DB3830">
            <w:pPr>
              <w:ind w:firstLine="0"/>
              <w:jc w:val="left"/>
              <w:rPr>
                <w:rFonts w:eastAsia="Times New Roman" w:cs="Arial"/>
                <w:color w:val="222222"/>
                <w:sz w:val="16"/>
                <w:szCs w:val="16"/>
              </w:rPr>
            </w:pPr>
            <w:r w:rsidRPr="00DB3830">
              <w:rPr>
                <w:rFonts w:eastAsia="Times New Roman" w:cs="Arial"/>
                <w:color w:val="222222"/>
                <w:sz w:val="16"/>
                <w:szCs w:val="16"/>
              </w:rPr>
              <w:t>Precision</w:t>
            </w:r>
          </w:p>
        </w:tc>
        <w:tc>
          <w:tcPr>
            <w:tcW w:w="1160" w:type="dxa"/>
            <w:tcBorders>
              <w:top w:val="nil"/>
              <w:left w:val="nil"/>
              <w:bottom w:val="nil"/>
              <w:right w:val="nil"/>
            </w:tcBorders>
            <w:shd w:val="clear" w:color="000000" w:fill="FFFFFF"/>
            <w:vAlign w:val="center"/>
            <w:hideMark/>
          </w:tcPr>
          <w:p w14:paraId="2E50AE8E"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0.035</w:t>
            </w:r>
          </w:p>
        </w:tc>
        <w:tc>
          <w:tcPr>
            <w:tcW w:w="1160" w:type="dxa"/>
            <w:tcBorders>
              <w:top w:val="nil"/>
              <w:left w:val="nil"/>
              <w:bottom w:val="nil"/>
              <w:right w:val="nil"/>
            </w:tcBorders>
            <w:shd w:val="clear" w:color="000000" w:fill="FFFFFF"/>
            <w:hideMark/>
          </w:tcPr>
          <w:p w14:paraId="684542E4"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0.054</w:t>
            </w:r>
          </w:p>
        </w:tc>
        <w:tc>
          <w:tcPr>
            <w:tcW w:w="1080" w:type="dxa"/>
            <w:tcBorders>
              <w:top w:val="nil"/>
              <w:left w:val="nil"/>
              <w:bottom w:val="nil"/>
              <w:right w:val="nil"/>
            </w:tcBorders>
            <w:shd w:val="clear" w:color="000000" w:fill="FFFFFF"/>
            <w:hideMark/>
          </w:tcPr>
          <w:p w14:paraId="442425B4"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0.061</w:t>
            </w:r>
          </w:p>
        </w:tc>
        <w:tc>
          <w:tcPr>
            <w:tcW w:w="1240" w:type="dxa"/>
            <w:tcBorders>
              <w:top w:val="nil"/>
              <w:left w:val="nil"/>
              <w:bottom w:val="nil"/>
              <w:right w:val="nil"/>
            </w:tcBorders>
            <w:shd w:val="clear" w:color="000000" w:fill="FFFFFF"/>
            <w:hideMark/>
          </w:tcPr>
          <w:p w14:paraId="39C7546A"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0.021</w:t>
            </w:r>
          </w:p>
        </w:tc>
        <w:tc>
          <w:tcPr>
            <w:tcW w:w="1080" w:type="dxa"/>
            <w:tcBorders>
              <w:top w:val="nil"/>
              <w:left w:val="nil"/>
              <w:bottom w:val="nil"/>
              <w:right w:val="nil"/>
            </w:tcBorders>
            <w:shd w:val="clear" w:color="000000" w:fill="FFFFFF"/>
            <w:hideMark/>
          </w:tcPr>
          <w:p w14:paraId="2EFE412C"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0.075</w:t>
            </w:r>
          </w:p>
        </w:tc>
      </w:tr>
      <w:tr w:rsidR="00DB3830" w:rsidRPr="00DB3830" w14:paraId="3ACC0B8B" w14:textId="77777777" w:rsidTr="00DB3830">
        <w:trPr>
          <w:trHeight w:val="285"/>
        </w:trPr>
        <w:tc>
          <w:tcPr>
            <w:tcW w:w="2200" w:type="dxa"/>
            <w:tcBorders>
              <w:top w:val="nil"/>
              <w:left w:val="nil"/>
              <w:bottom w:val="nil"/>
              <w:right w:val="nil"/>
            </w:tcBorders>
            <w:shd w:val="clear" w:color="000000" w:fill="FFFFFF"/>
            <w:vAlign w:val="center"/>
            <w:hideMark/>
          </w:tcPr>
          <w:p w14:paraId="6D64548C" w14:textId="77777777" w:rsidR="00DB3830" w:rsidRPr="00DB3830" w:rsidRDefault="00DB3830" w:rsidP="00DB3830">
            <w:pPr>
              <w:ind w:firstLine="0"/>
              <w:jc w:val="left"/>
              <w:rPr>
                <w:rFonts w:eastAsia="Times New Roman" w:cs="Arial"/>
                <w:color w:val="222222"/>
                <w:sz w:val="16"/>
                <w:szCs w:val="16"/>
              </w:rPr>
            </w:pPr>
            <w:r w:rsidRPr="00DB3830">
              <w:rPr>
                <w:rFonts w:eastAsia="Times New Roman" w:cs="Arial"/>
                <w:color w:val="222222"/>
                <w:sz w:val="16"/>
                <w:szCs w:val="16"/>
              </w:rPr>
              <w:t>Recall</w:t>
            </w:r>
          </w:p>
        </w:tc>
        <w:tc>
          <w:tcPr>
            <w:tcW w:w="1160" w:type="dxa"/>
            <w:tcBorders>
              <w:top w:val="nil"/>
              <w:left w:val="nil"/>
              <w:bottom w:val="nil"/>
              <w:right w:val="nil"/>
            </w:tcBorders>
            <w:shd w:val="clear" w:color="000000" w:fill="FFFFFF"/>
            <w:vAlign w:val="center"/>
            <w:hideMark/>
          </w:tcPr>
          <w:p w14:paraId="3D0C7792"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0.667</w:t>
            </w:r>
          </w:p>
        </w:tc>
        <w:tc>
          <w:tcPr>
            <w:tcW w:w="1160" w:type="dxa"/>
            <w:tcBorders>
              <w:top w:val="nil"/>
              <w:left w:val="nil"/>
              <w:bottom w:val="nil"/>
              <w:right w:val="nil"/>
            </w:tcBorders>
            <w:shd w:val="clear" w:color="000000" w:fill="FFFFFF"/>
            <w:hideMark/>
          </w:tcPr>
          <w:p w14:paraId="2253E77E"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0.515</w:t>
            </w:r>
          </w:p>
        </w:tc>
        <w:tc>
          <w:tcPr>
            <w:tcW w:w="1080" w:type="dxa"/>
            <w:tcBorders>
              <w:top w:val="nil"/>
              <w:left w:val="nil"/>
              <w:bottom w:val="nil"/>
              <w:right w:val="nil"/>
            </w:tcBorders>
            <w:shd w:val="clear" w:color="000000" w:fill="FFFFFF"/>
            <w:hideMark/>
          </w:tcPr>
          <w:p w14:paraId="07E4A33F"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0.545</w:t>
            </w:r>
          </w:p>
        </w:tc>
        <w:tc>
          <w:tcPr>
            <w:tcW w:w="1240" w:type="dxa"/>
            <w:tcBorders>
              <w:top w:val="nil"/>
              <w:left w:val="nil"/>
              <w:bottom w:val="nil"/>
              <w:right w:val="nil"/>
            </w:tcBorders>
            <w:shd w:val="clear" w:color="000000" w:fill="FFFFFF"/>
            <w:hideMark/>
          </w:tcPr>
          <w:p w14:paraId="69574C86"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1.000</w:t>
            </w:r>
          </w:p>
        </w:tc>
        <w:tc>
          <w:tcPr>
            <w:tcW w:w="1080" w:type="dxa"/>
            <w:tcBorders>
              <w:top w:val="nil"/>
              <w:left w:val="nil"/>
              <w:bottom w:val="nil"/>
              <w:right w:val="nil"/>
            </w:tcBorders>
            <w:shd w:val="clear" w:color="000000" w:fill="FFFFFF"/>
            <w:hideMark/>
          </w:tcPr>
          <w:p w14:paraId="551FAA10"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0.606</w:t>
            </w:r>
          </w:p>
        </w:tc>
      </w:tr>
      <w:tr w:rsidR="00DB3830" w:rsidRPr="00DB3830" w14:paraId="67C40307" w14:textId="77777777" w:rsidTr="00DB3830">
        <w:trPr>
          <w:trHeight w:val="285"/>
        </w:trPr>
        <w:tc>
          <w:tcPr>
            <w:tcW w:w="2200" w:type="dxa"/>
            <w:tcBorders>
              <w:top w:val="nil"/>
              <w:left w:val="nil"/>
              <w:bottom w:val="nil"/>
              <w:right w:val="nil"/>
            </w:tcBorders>
            <w:shd w:val="clear" w:color="000000" w:fill="FFFFFF"/>
            <w:vAlign w:val="center"/>
            <w:hideMark/>
          </w:tcPr>
          <w:p w14:paraId="40E3A445" w14:textId="77777777" w:rsidR="00DB3830" w:rsidRPr="00DB3830" w:rsidRDefault="00DB3830" w:rsidP="00DB3830">
            <w:pPr>
              <w:ind w:firstLine="0"/>
              <w:jc w:val="left"/>
              <w:rPr>
                <w:rFonts w:eastAsia="Times New Roman" w:cs="Arial"/>
                <w:color w:val="222222"/>
                <w:sz w:val="16"/>
                <w:szCs w:val="16"/>
              </w:rPr>
            </w:pPr>
            <w:r w:rsidRPr="00DB3830">
              <w:rPr>
                <w:rFonts w:eastAsia="Times New Roman" w:cs="Arial"/>
                <w:color w:val="222222"/>
                <w:sz w:val="16"/>
                <w:szCs w:val="16"/>
              </w:rPr>
              <w:t>F1 Score</w:t>
            </w:r>
          </w:p>
        </w:tc>
        <w:tc>
          <w:tcPr>
            <w:tcW w:w="1160" w:type="dxa"/>
            <w:tcBorders>
              <w:top w:val="nil"/>
              <w:left w:val="nil"/>
              <w:bottom w:val="nil"/>
              <w:right w:val="nil"/>
            </w:tcBorders>
            <w:shd w:val="clear" w:color="000000" w:fill="FFFFFF"/>
            <w:vAlign w:val="center"/>
            <w:hideMark/>
          </w:tcPr>
          <w:p w14:paraId="7821BD8F"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0.067</w:t>
            </w:r>
          </w:p>
        </w:tc>
        <w:tc>
          <w:tcPr>
            <w:tcW w:w="1160" w:type="dxa"/>
            <w:tcBorders>
              <w:top w:val="nil"/>
              <w:left w:val="nil"/>
              <w:bottom w:val="nil"/>
              <w:right w:val="nil"/>
            </w:tcBorders>
            <w:shd w:val="clear" w:color="000000" w:fill="FFFFFF"/>
            <w:hideMark/>
          </w:tcPr>
          <w:p w14:paraId="417216A1"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0.098</w:t>
            </w:r>
          </w:p>
        </w:tc>
        <w:tc>
          <w:tcPr>
            <w:tcW w:w="1080" w:type="dxa"/>
            <w:tcBorders>
              <w:top w:val="nil"/>
              <w:left w:val="nil"/>
              <w:bottom w:val="nil"/>
              <w:right w:val="nil"/>
            </w:tcBorders>
            <w:shd w:val="clear" w:color="000000" w:fill="FFFFFF"/>
            <w:hideMark/>
          </w:tcPr>
          <w:p w14:paraId="50DAE5BF"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0.110</w:t>
            </w:r>
          </w:p>
        </w:tc>
        <w:tc>
          <w:tcPr>
            <w:tcW w:w="1240" w:type="dxa"/>
            <w:tcBorders>
              <w:top w:val="nil"/>
              <w:left w:val="nil"/>
              <w:bottom w:val="nil"/>
              <w:right w:val="nil"/>
            </w:tcBorders>
            <w:shd w:val="clear" w:color="000000" w:fill="FFFFFF"/>
            <w:hideMark/>
          </w:tcPr>
          <w:p w14:paraId="78ACA042"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0.042</w:t>
            </w:r>
          </w:p>
        </w:tc>
        <w:tc>
          <w:tcPr>
            <w:tcW w:w="1080" w:type="dxa"/>
            <w:tcBorders>
              <w:top w:val="nil"/>
              <w:left w:val="nil"/>
              <w:bottom w:val="nil"/>
              <w:right w:val="nil"/>
            </w:tcBorders>
            <w:shd w:val="clear" w:color="000000" w:fill="FFFFFF"/>
            <w:hideMark/>
          </w:tcPr>
          <w:p w14:paraId="118CF5F2"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0.134</w:t>
            </w:r>
          </w:p>
        </w:tc>
      </w:tr>
      <w:tr w:rsidR="00DB3830" w:rsidRPr="00DB3830" w14:paraId="35FAB4D6" w14:textId="77777777" w:rsidTr="00DB3830">
        <w:trPr>
          <w:trHeight w:val="285"/>
        </w:trPr>
        <w:tc>
          <w:tcPr>
            <w:tcW w:w="2200" w:type="dxa"/>
            <w:tcBorders>
              <w:top w:val="nil"/>
              <w:left w:val="nil"/>
              <w:bottom w:val="nil"/>
              <w:right w:val="nil"/>
            </w:tcBorders>
            <w:shd w:val="clear" w:color="000000" w:fill="FFFFFF"/>
            <w:vAlign w:val="center"/>
            <w:hideMark/>
          </w:tcPr>
          <w:p w14:paraId="65B513A2" w14:textId="77777777" w:rsidR="00DB3830" w:rsidRPr="00DB3830" w:rsidRDefault="00DB3830" w:rsidP="00DB3830">
            <w:pPr>
              <w:ind w:firstLine="0"/>
              <w:jc w:val="left"/>
              <w:rPr>
                <w:rFonts w:eastAsia="Times New Roman" w:cs="Arial"/>
                <w:color w:val="222222"/>
                <w:sz w:val="16"/>
                <w:szCs w:val="16"/>
              </w:rPr>
            </w:pPr>
            <w:r w:rsidRPr="00DB3830">
              <w:rPr>
                <w:rFonts w:eastAsia="Times New Roman" w:cs="Arial"/>
                <w:color w:val="222222"/>
                <w:sz w:val="16"/>
                <w:szCs w:val="16"/>
              </w:rPr>
              <w:t>Specificity</w:t>
            </w:r>
          </w:p>
        </w:tc>
        <w:tc>
          <w:tcPr>
            <w:tcW w:w="1160" w:type="dxa"/>
            <w:tcBorders>
              <w:top w:val="nil"/>
              <w:left w:val="nil"/>
              <w:bottom w:val="nil"/>
              <w:right w:val="nil"/>
            </w:tcBorders>
            <w:shd w:val="clear" w:color="000000" w:fill="FFFFFF"/>
            <w:vAlign w:val="center"/>
            <w:hideMark/>
          </w:tcPr>
          <w:p w14:paraId="6EBF23DC"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0.599</w:t>
            </w:r>
          </w:p>
        </w:tc>
        <w:tc>
          <w:tcPr>
            <w:tcW w:w="1160" w:type="dxa"/>
            <w:tcBorders>
              <w:top w:val="nil"/>
              <w:left w:val="nil"/>
              <w:bottom w:val="nil"/>
              <w:right w:val="nil"/>
            </w:tcBorders>
            <w:shd w:val="clear" w:color="000000" w:fill="FFFFFF"/>
            <w:hideMark/>
          </w:tcPr>
          <w:p w14:paraId="35CFB259"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0.804</w:t>
            </w:r>
          </w:p>
        </w:tc>
        <w:tc>
          <w:tcPr>
            <w:tcW w:w="1080" w:type="dxa"/>
            <w:tcBorders>
              <w:top w:val="nil"/>
              <w:left w:val="nil"/>
              <w:bottom w:val="nil"/>
              <w:right w:val="nil"/>
            </w:tcBorders>
            <w:shd w:val="clear" w:color="000000" w:fill="FFFFFF"/>
            <w:hideMark/>
          </w:tcPr>
          <w:p w14:paraId="7BF9CAE2"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0.818</w:t>
            </w:r>
          </w:p>
        </w:tc>
        <w:tc>
          <w:tcPr>
            <w:tcW w:w="1240" w:type="dxa"/>
            <w:tcBorders>
              <w:top w:val="nil"/>
              <w:left w:val="nil"/>
              <w:bottom w:val="nil"/>
              <w:right w:val="nil"/>
            </w:tcBorders>
            <w:shd w:val="clear" w:color="000000" w:fill="FFFFFF"/>
            <w:hideMark/>
          </w:tcPr>
          <w:p w14:paraId="38E9360A"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0.003</w:t>
            </w:r>
          </w:p>
        </w:tc>
        <w:tc>
          <w:tcPr>
            <w:tcW w:w="1080" w:type="dxa"/>
            <w:tcBorders>
              <w:top w:val="nil"/>
              <w:left w:val="nil"/>
              <w:bottom w:val="nil"/>
              <w:right w:val="nil"/>
            </w:tcBorders>
            <w:shd w:val="clear" w:color="000000" w:fill="FFFFFF"/>
            <w:hideMark/>
          </w:tcPr>
          <w:p w14:paraId="65CAF3E0"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0.838</w:t>
            </w:r>
          </w:p>
        </w:tc>
      </w:tr>
      <w:tr w:rsidR="00DB3830" w:rsidRPr="00DB3830" w14:paraId="5570D06E" w14:textId="77777777" w:rsidTr="00DB3830">
        <w:trPr>
          <w:trHeight w:val="285"/>
        </w:trPr>
        <w:tc>
          <w:tcPr>
            <w:tcW w:w="2200" w:type="dxa"/>
            <w:tcBorders>
              <w:top w:val="nil"/>
              <w:left w:val="nil"/>
              <w:bottom w:val="nil"/>
              <w:right w:val="nil"/>
            </w:tcBorders>
            <w:shd w:val="clear" w:color="000000" w:fill="FFFFFF"/>
            <w:vAlign w:val="center"/>
            <w:hideMark/>
          </w:tcPr>
          <w:p w14:paraId="6DF85520" w14:textId="77777777" w:rsidR="00DB3830" w:rsidRPr="00DB3830" w:rsidRDefault="00DB3830" w:rsidP="00DB3830">
            <w:pPr>
              <w:ind w:firstLine="0"/>
              <w:jc w:val="left"/>
              <w:rPr>
                <w:rFonts w:eastAsia="Times New Roman" w:cs="Arial"/>
                <w:color w:val="222222"/>
                <w:sz w:val="16"/>
                <w:szCs w:val="16"/>
              </w:rPr>
            </w:pPr>
            <w:r w:rsidRPr="00DB3830">
              <w:rPr>
                <w:rFonts w:eastAsia="Times New Roman" w:cs="Arial"/>
                <w:color w:val="222222"/>
                <w:sz w:val="16"/>
                <w:szCs w:val="16"/>
              </w:rPr>
              <w:t>Negative Predictive Value</w:t>
            </w:r>
          </w:p>
        </w:tc>
        <w:tc>
          <w:tcPr>
            <w:tcW w:w="1160" w:type="dxa"/>
            <w:tcBorders>
              <w:top w:val="nil"/>
              <w:left w:val="nil"/>
              <w:bottom w:val="nil"/>
              <w:right w:val="nil"/>
            </w:tcBorders>
            <w:shd w:val="clear" w:color="000000" w:fill="FFFFFF"/>
            <w:vAlign w:val="center"/>
            <w:hideMark/>
          </w:tcPr>
          <w:p w14:paraId="6AE68F3A"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0.988</w:t>
            </w:r>
          </w:p>
        </w:tc>
        <w:tc>
          <w:tcPr>
            <w:tcW w:w="1160" w:type="dxa"/>
            <w:tcBorders>
              <w:top w:val="nil"/>
              <w:left w:val="nil"/>
              <w:bottom w:val="nil"/>
              <w:right w:val="nil"/>
            </w:tcBorders>
            <w:shd w:val="clear" w:color="000000" w:fill="FFFFFF"/>
            <w:hideMark/>
          </w:tcPr>
          <w:p w14:paraId="2A11A5C6"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0.987</w:t>
            </w:r>
          </w:p>
        </w:tc>
        <w:tc>
          <w:tcPr>
            <w:tcW w:w="1080" w:type="dxa"/>
            <w:tcBorders>
              <w:top w:val="nil"/>
              <w:left w:val="nil"/>
              <w:bottom w:val="nil"/>
              <w:right w:val="nil"/>
            </w:tcBorders>
            <w:shd w:val="clear" w:color="000000" w:fill="FFFFFF"/>
            <w:hideMark/>
          </w:tcPr>
          <w:p w14:paraId="02116098"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0.988</w:t>
            </w:r>
          </w:p>
        </w:tc>
        <w:tc>
          <w:tcPr>
            <w:tcW w:w="1240" w:type="dxa"/>
            <w:tcBorders>
              <w:top w:val="nil"/>
              <w:left w:val="nil"/>
              <w:bottom w:val="nil"/>
              <w:right w:val="nil"/>
            </w:tcBorders>
            <w:shd w:val="clear" w:color="000000" w:fill="FFFFFF"/>
            <w:hideMark/>
          </w:tcPr>
          <w:p w14:paraId="6FB35B84"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1.000</w:t>
            </w:r>
          </w:p>
        </w:tc>
        <w:tc>
          <w:tcPr>
            <w:tcW w:w="1080" w:type="dxa"/>
            <w:tcBorders>
              <w:top w:val="nil"/>
              <w:left w:val="nil"/>
              <w:bottom w:val="nil"/>
              <w:right w:val="nil"/>
            </w:tcBorders>
            <w:shd w:val="clear" w:color="000000" w:fill="FFFFFF"/>
            <w:hideMark/>
          </w:tcPr>
          <w:p w14:paraId="4ECACEEA"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0.990</w:t>
            </w:r>
          </w:p>
        </w:tc>
      </w:tr>
      <w:tr w:rsidR="00DB3830" w:rsidRPr="00DB3830" w14:paraId="51EF81AD" w14:textId="77777777" w:rsidTr="00DB3830">
        <w:trPr>
          <w:trHeight w:val="285"/>
        </w:trPr>
        <w:tc>
          <w:tcPr>
            <w:tcW w:w="2200" w:type="dxa"/>
            <w:tcBorders>
              <w:top w:val="nil"/>
              <w:left w:val="nil"/>
              <w:bottom w:val="nil"/>
              <w:right w:val="nil"/>
            </w:tcBorders>
            <w:shd w:val="clear" w:color="000000" w:fill="FFFFFF"/>
            <w:vAlign w:val="center"/>
            <w:hideMark/>
          </w:tcPr>
          <w:p w14:paraId="63F8FB9A" w14:textId="77777777" w:rsidR="00DB3830" w:rsidRPr="00DB3830" w:rsidRDefault="00DB3830" w:rsidP="00DB3830">
            <w:pPr>
              <w:ind w:firstLine="0"/>
              <w:jc w:val="left"/>
              <w:rPr>
                <w:rFonts w:eastAsia="Times New Roman" w:cs="Arial"/>
                <w:color w:val="222222"/>
                <w:sz w:val="16"/>
                <w:szCs w:val="16"/>
              </w:rPr>
            </w:pPr>
            <w:r w:rsidRPr="00DB3830">
              <w:rPr>
                <w:rFonts w:eastAsia="Times New Roman" w:cs="Arial"/>
                <w:color w:val="222222"/>
                <w:sz w:val="16"/>
                <w:szCs w:val="16"/>
              </w:rPr>
              <w:t>Area Under the Curve</w:t>
            </w:r>
          </w:p>
        </w:tc>
        <w:tc>
          <w:tcPr>
            <w:tcW w:w="1160" w:type="dxa"/>
            <w:tcBorders>
              <w:top w:val="nil"/>
              <w:left w:val="nil"/>
              <w:bottom w:val="nil"/>
              <w:right w:val="nil"/>
            </w:tcBorders>
            <w:shd w:val="clear" w:color="000000" w:fill="FFFFFF"/>
            <w:vAlign w:val="center"/>
            <w:hideMark/>
          </w:tcPr>
          <w:p w14:paraId="61D93582"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0.652</w:t>
            </w:r>
          </w:p>
        </w:tc>
        <w:tc>
          <w:tcPr>
            <w:tcW w:w="1160" w:type="dxa"/>
            <w:tcBorders>
              <w:top w:val="nil"/>
              <w:left w:val="nil"/>
              <w:bottom w:val="nil"/>
              <w:right w:val="nil"/>
            </w:tcBorders>
            <w:shd w:val="clear" w:color="000000" w:fill="FFFFFF"/>
            <w:hideMark/>
          </w:tcPr>
          <w:p w14:paraId="64E6B203"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0.653</w:t>
            </w:r>
          </w:p>
        </w:tc>
        <w:tc>
          <w:tcPr>
            <w:tcW w:w="1080" w:type="dxa"/>
            <w:tcBorders>
              <w:top w:val="nil"/>
              <w:left w:val="nil"/>
              <w:bottom w:val="nil"/>
              <w:right w:val="nil"/>
            </w:tcBorders>
            <w:shd w:val="clear" w:color="000000" w:fill="FFFFFF"/>
            <w:hideMark/>
          </w:tcPr>
          <w:p w14:paraId="01480B9D"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0.728</w:t>
            </w:r>
          </w:p>
        </w:tc>
        <w:tc>
          <w:tcPr>
            <w:tcW w:w="1240" w:type="dxa"/>
            <w:tcBorders>
              <w:top w:val="nil"/>
              <w:left w:val="nil"/>
              <w:bottom w:val="nil"/>
              <w:right w:val="nil"/>
            </w:tcBorders>
            <w:shd w:val="clear" w:color="000000" w:fill="FFFFFF"/>
            <w:hideMark/>
          </w:tcPr>
          <w:p w14:paraId="43F23670"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0.502</w:t>
            </w:r>
          </w:p>
        </w:tc>
        <w:tc>
          <w:tcPr>
            <w:tcW w:w="1080" w:type="dxa"/>
            <w:tcBorders>
              <w:top w:val="nil"/>
              <w:left w:val="nil"/>
              <w:bottom w:val="nil"/>
              <w:right w:val="nil"/>
            </w:tcBorders>
            <w:shd w:val="clear" w:color="000000" w:fill="FFFFFF"/>
            <w:hideMark/>
          </w:tcPr>
          <w:p w14:paraId="3E1F4D91"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0.818</w:t>
            </w:r>
          </w:p>
        </w:tc>
      </w:tr>
      <w:tr w:rsidR="00DB3830" w:rsidRPr="00DB3830" w14:paraId="1836A2C1" w14:textId="77777777" w:rsidTr="00DB3830">
        <w:trPr>
          <w:trHeight w:val="285"/>
        </w:trPr>
        <w:tc>
          <w:tcPr>
            <w:tcW w:w="2200" w:type="dxa"/>
            <w:tcBorders>
              <w:top w:val="nil"/>
              <w:left w:val="nil"/>
              <w:bottom w:val="nil"/>
              <w:right w:val="nil"/>
            </w:tcBorders>
            <w:shd w:val="clear" w:color="000000" w:fill="FFFFFF"/>
            <w:vAlign w:val="center"/>
            <w:hideMark/>
          </w:tcPr>
          <w:p w14:paraId="6C4EA70E" w14:textId="77777777" w:rsidR="00DB3830" w:rsidRPr="00DB3830" w:rsidRDefault="00DB3830" w:rsidP="00DB3830">
            <w:pPr>
              <w:ind w:firstLine="0"/>
              <w:jc w:val="left"/>
              <w:rPr>
                <w:rFonts w:eastAsia="Times New Roman" w:cs="Arial"/>
                <w:color w:val="222222"/>
                <w:sz w:val="16"/>
                <w:szCs w:val="16"/>
              </w:rPr>
            </w:pPr>
            <w:r w:rsidRPr="00DB3830">
              <w:rPr>
                <w:rFonts w:eastAsia="Times New Roman" w:cs="Arial"/>
                <w:color w:val="222222"/>
                <w:sz w:val="16"/>
                <w:szCs w:val="16"/>
              </w:rPr>
              <w:t>PR AUC</w:t>
            </w:r>
          </w:p>
        </w:tc>
        <w:tc>
          <w:tcPr>
            <w:tcW w:w="1160" w:type="dxa"/>
            <w:tcBorders>
              <w:top w:val="nil"/>
              <w:left w:val="nil"/>
              <w:bottom w:val="nil"/>
              <w:right w:val="nil"/>
            </w:tcBorders>
            <w:shd w:val="clear" w:color="000000" w:fill="FFFFFF"/>
            <w:vAlign w:val="center"/>
            <w:hideMark/>
          </w:tcPr>
          <w:p w14:paraId="206BC2CB"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0.017</w:t>
            </w:r>
          </w:p>
        </w:tc>
        <w:tc>
          <w:tcPr>
            <w:tcW w:w="1160" w:type="dxa"/>
            <w:tcBorders>
              <w:top w:val="nil"/>
              <w:left w:val="nil"/>
              <w:bottom w:val="nil"/>
              <w:right w:val="nil"/>
            </w:tcBorders>
            <w:shd w:val="clear" w:color="000000" w:fill="FFFFFF"/>
            <w:hideMark/>
          </w:tcPr>
          <w:p w14:paraId="611C9F37"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0.047</w:t>
            </w:r>
          </w:p>
        </w:tc>
        <w:tc>
          <w:tcPr>
            <w:tcW w:w="1080" w:type="dxa"/>
            <w:tcBorders>
              <w:top w:val="nil"/>
              <w:left w:val="nil"/>
              <w:bottom w:val="nil"/>
              <w:right w:val="nil"/>
            </w:tcBorders>
            <w:shd w:val="clear" w:color="000000" w:fill="FFFFFF"/>
            <w:hideMark/>
          </w:tcPr>
          <w:p w14:paraId="2214E709"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0.045</w:t>
            </w:r>
          </w:p>
        </w:tc>
        <w:tc>
          <w:tcPr>
            <w:tcW w:w="1240" w:type="dxa"/>
            <w:tcBorders>
              <w:top w:val="nil"/>
              <w:left w:val="nil"/>
              <w:bottom w:val="nil"/>
              <w:right w:val="nil"/>
            </w:tcBorders>
            <w:shd w:val="clear" w:color="000000" w:fill="FFFFFF"/>
            <w:hideMark/>
          </w:tcPr>
          <w:p w14:paraId="16F006E2"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0.021</w:t>
            </w:r>
          </w:p>
        </w:tc>
        <w:tc>
          <w:tcPr>
            <w:tcW w:w="1080" w:type="dxa"/>
            <w:tcBorders>
              <w:top w:val="nil"/>
              <w:left w:val="nil"/>
              <w:bottom w:val="nil"/>
              <w:right w:val="nil"/>
            </w:tcBorders>
            <w:shd w:val="clear" w:color="000000" w:fill="FFFFFF"/>
            <w:hideMark/>
          </w:tcPr>
          <w:p w14:paraId="1144D1F0"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0.096</w:t>
            </w:r>
          </w:p>
        </w:tc>
      </w:tr>
      <w:tr w:rsidR="00DB3830" w:rsidRPr="00DB3830" w14:paraId="17CF1B2B" w14:textId="77777777" w:rsidTr="00DB3830">
        <w:trPr>
          <w:trHeight w:val="285"/>
        </w:trPr>
        <w:tc>
          <w:tcPr>
            <w:tcW w:w="2200" w:type="dxa"/>
            <w:tcBorders>
              <w:top w:val="nil"/>
              <w:left w:val="nil"/>
              <w:bottom w:val="nil"/>
              <w:right w:val="nil"/>
            </w:tcBorders>
            <w:shd w:val="clear" w:color="000000" w:fill="FFFFFF"/>
            <w:vAlign w:val="center"/>
            <w:hideMark/>
          </w:tcPr>
          <w:p w14:paraId="030E934B" w14:textId="77777777" w:rsidR="00DB3830" w:rsidRPr="00DB3830" w:rsidRDefault="00DB3830" w:rsidP="00DB3830">
            <w:pPr>
              <w:ind w:firstLine="0"/>
              <w:jc w:val="left"/>
              <w:rPr>
                <w:rFonts w:eastAsia="Times New Roman" w:cs="Arial"/>
                <w:color w:val="222222"/>
                <w:sz w:val="16"/>
                <w:szCs w:val="16"/>
              </w:rPr>
            </w:pPr>
            <w:r w:rsidRPr="00DB3830">
              <w:rPr>
                <w:rFonts w:eastAsia="Times New Roman" w:cs="Arial"/>
                <w:color w:val="222222"/>
                <w:sz w:val="16"/>
                <w:szCs w:val="16"/>
              </w:rPr>
              <w:t>Misclassification Rate</w:t>
            </w:r>
          </w:p>
        </w:tc>
        <w:tc>
          <w:tcPr>
            <w:tcW w:w="1160" w:type="dxa"/>
            <w:tcBorders>
              <w:top w:val="nil"/>
              <w:left w:val="nil"/>
              <w:bottom w:val="nil"/>
              <w:right w:val="nil"/>
            </w:tcBorders>
            <w:shd w:val="clear" w:color="000000" w:fill="FFFFFF"/>
            <w:vAlign w:val="center"/>
            <w:hideMark/>
          </w:tcPr>
          <w:p w14:paraId="61355B2B"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0.399</w:t>
            </w:r>
          </w:p>
        </w:tc>
        <w:tc>
          <w:tcPr>
            <w:tcW w:w="1160" w:type="dxa"/>
            <w:tcBorders>
              <w:top w:val="nil"/>
              <w:left w:val="nil"/>
              <w:bottom w:val="nil"/>
              <w:right w:val="nil"/>
            </w:tcBorders>
            <w:shd w:val="clear" w:color="000000" w:fill="FFFFFF"/>
            <w:hideMark/>
          </w:tcPr>
          <w:p w14:paraId="56F75FEE"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0.202</w:t>
            </w:r>
          </w:p>
        </w:tc>
        <w:tc>
          <w:tcPr>
            <w:tcW w:w="1080" w:type="dxa"/>
            <w:tcBorders>
              <w:top w:val="nil"/>
              <w:left w:val="nil"/>
              <w:bottom w:val="nil"/>
              <w:right w:val="nil"/>
            </w:tcBorders>
            <w:shd w:val="clear" w:color="000000" w:fill="FFFFFF"/>
            <w:hideMark/>
          </w:tcPr>
          <w:p w14:paraId="6B282019"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0.188</w:t>
            </w:r>
          </w:p>
        </w:tc>
        <w:tc>
          <w:tcPr>
            <w:tcW w:w="1240" w:type="dxa"/>
            <w:tcBorders>
              <w:top w:val="nil"/>
              <w:left w:val="nil"/>
              <w:bottom w:val="nil"/>
              <w:right w:val="nil"/>
            </w:tcBorders>
            <w:shd w:val="clear" w:color="000000" w:fill="FFFFFF"/>
            <w:hideMark/>
          </w:tcPr>
          <w:p w14:paraId="7D645BD6"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0.975</w:t>
            </w:r>
          </w:p>
        </w:tc>
        <w:tc>
          <w:tcPr>
            <w:tcW w:w="1080" w:type="dxa"/>
            <w:tcBorders>
              <w:top w:val="nil"/>
              <w:left w:val="nil"/>
              <w:bottom w:val="nil"/>
              <w:right w:val="nil"/>
            </w:tcBorders>
            <w:shd w:val="clear" w:color="000000" w:fill="FFFFFF"/>
            <w:hideMark/>
          </w:tcPr>
          <w:p w14:paraId="0E240B38" w14:textId="77777777" w:rsidR="00DB3830" w:rsidRPr="00DB3830" w:rsidRDefault="00DB3830" w:rsidP="00DB3830">
            <w:pPr>
              <w:ind w:firstLine="0"/>
              <w:jc w:val="center"/>
              <w:rPr>
                <w:rFonts w:eastAsia="Times New Roman" w:cs="Arial"/>
                <w:color w:val="222222"/>
                <w:sz w:val="16"/>
                <w:szCs w:val="16"/>
              </w:rPr>
            </w:pPr>
            <w:r w:rsidRPr="00DB3830">
              <w:rPr>
                <w:rFonts w:eastAsia="Times New Roman" w:cs="Arial"/>
                <w:color w:val="222222"/>
                <w:sz w:val="16"/>
                <w:szCs w:val="16"/>
              </w:rPr>
              <w:t>0.167</w:t>
            </w:r>
          </w:p>
        </w:tc>
      </w:tr>
    </w:tbl>
    <w:p w14:paraId="508FEDB4" w14:textId="77777777" w:rsidR="00D80C4D" w:rsidRDefault="00D80C4D" w:rsidP="00822A98"/>
    <w:p w14:paraId="6F1673CA" w14:textId="77777777" w:rsidR="00AB4C80" w:rsidRPr="00AB4C80" w:rsidRDefault="00AB4C80" w:rsidP="00AB4C80">
      <w:pPr>
        <w:rPr>
          <w:highlight w:val="cyan"/>
        </w:rPr>
      </w:pPr>
      <w:r w:rsidRPr="00AB4C80">
        <w:rPr>
          <w:highlight w:val="cyan"/>
        </w:rPr>
        <w:t xml:space="preserve">Table 7 presents a thorough comparative evaluation of the predictive performance of multiple bankruptcy prediction models across various key metrics. The models evaluated include Altman’s original </w:t>
      </w:r>
      <w:proofErr w:type="gramStart"/>
      <w:r w:rsidRPr="00AB4C80">
        <w:rPr>
          <w:highlight w:val="cyan"/>
        </w:rPr>
        <w:t>Z''</w:t>
      </w:r>
      <w:proofErr w:type="gramEnd"/>
      <w:r w:rsidRPr="00AB4C80">
        <w:rPr>
          <w:highlight w:val="cyan"/>
        </w:rPr>
        <w:t xml:space="preserve">, the re-estimated Altman </w:t>
      </w:r>
      <w:proofErr w:type="gramStart"/>
      <w:r w:rsidRPr="00AB4C80">
        <w:rPr>
          <w:highlight w:val="cyan"/>
        </w:rPr>
        <w:t>Z''</w:t>
      </w:r>
      <w:proofErr w:type="gramEnd"/>
      <w:r w:rsidRPr="00AB4C80">
        <w:rPr>
          <w:highlight w:val="cyan"/>
        </w:rPr>
        <w:t>, Ohlson’s original O-score, the re-estimated Zmijewski model, and the newly developed BRKFSST model specifically tailored for the hospital industry.</w:t>
      </w:r>
    </w:p>
    <w:p w14:paraId="4B64ECD1" w14:textId="77777777" w:rsidR="00AB4C80" w:rsidRPr="00AB4C80" w:rsidRDefault="00AB4C80" w:rsidP="00AB4C80">
      <w:pPr>
        <w:rPr>
          <w:highlight w:val="cyan"/>
        </w:rPr>
      </w:pPr>
      <w:r w:rsidRPr="00AB4C80">
        <w:rPr>
          <w:highlight w:val="cyan"/>
        </w:rPr>
        <w:t>The BRKFSST model clearly emerges as the most robust performer among those tested. With a balanced accuracy of 72.2%, it significantly exceeds the performance of traditional models, highlighting its improved ability to accurately identify both bankrupt and non-bankrupt hospitals. Its mean recall score of 60.6% demonstrates a notable capability to correctly identify actual bankruptcy cases. This attribute is crucial in financial risk prediction, where the cost of missing true positive cases (bankrupt hospitals incorrectly classified as solvent) is substantially high.</w:t>
      </w:r>
    </w:p>
    <w:p w14:paraId="79DDDF12" w14:textId="77777777" w:rsidR="00AB4C80" w:rsidRPr="00AB4C80" w:rsidRDefault="00AB4C80" w:rsidP="00AB4C80">
      <w:pPr>
        <w:rPr>
          <w:highlight w:val="cyan"/>
        </w:rPr>
      </w:pPr>
      <w:r w:rsidRPr="00AB4C80">
        <w:rPr>
          <w:highlight w:val="cyan"/>
        </w:rPr>
        <w:t xml:space="preserve">The model also achieves the highest Area Under the Curve (AUC) at 81.8%, further underscoring its superior discriminative ability compared to Altman’s </w:t>
      </w:r>
      <w:proofErr w:type="gramStart"/>
      <w:r w:rsidRPr="00AB4C80">
        <w:rPr>
          <w:highlight w:val="cyan"/>
        </w:rPr>
        <w:t>Z''</w:t>
      </w:r>
      <w:proofErr w:type="gramEnd"/>
      <w:r w:rsidRPr="00AB4C80">
        <w:rPr>
          <w:highlight w:val="cyan"/>
        </w:rPr>
        <w:t xml:space="preserve">, re-estimated Altman </w:t>
      </w:r>
      <w:proofErr w:type="gramStart"/>
      <w:r w:rsidRPr="00AB4C80">
        <w:rPr>
          <w:highlight w:val="cyan"/>
        </w:rPr>
        <w:t>Z''</w:t>
      </w:r>
      <w:proofErr w:type="gramEnd"/>
      <w:r w:rsidRPr="00AB4C80">
        <w:rPr>
          <w:highlight w:val="cyan"/>
        </w:rPr>
        <w:t>, Ohlson's O-score, and the Zmijewski model. Importantly, the BRKFSST model maintains a misclassification rate of only 16.7%, the lowest among all evaluated models. This indicates its balanced performance in minimizing both false positives and false negatives, crucial in the high-stakes healthcare context where accuracy has substantial real-world implications.</w:t>
      </w:r>
    </w:p>
    <w:p w14:paraId="4FC3AAE0" w14:textId="77777777" w:rsidR="00AB4C80" w:rsidRPr="00AB4C80" w:rsidRDefault="00AB4C80" w:rsidP="00AB4C80">
      <w:pPr>
        <w:rPr>
          <w:highlight w:val="cyan"/>
        </w:rPr>
      </w:pPr>
      <w:r w:rsidRPr="00AB4C80">
        <w:rPr>
          <w:highlight w:val="cyan"/>
        </w:rPr>
        <w:t xml:space="preserve">Conversely, the original Altman’s Z'' model, despite its historical relevance, consistently exhibited lower performance across multiple metrics. While it displayed reasonable recall (66.7%), this came at the expense of a very low precision (3.5%), indicating a substantial overclassification of bankruptcy events. The re-estimated Altman’s </w:t>
      </w:r>
      <w:proofErr w:type="gramStart"/>
      <w:r w:rsidRPr="00AB4C80">
        <w:rPr>
          <w:highlight w:val="cyan"/>
        </w:rPr>
        <w:t>Z''</w:t>
      </w:r>
      <w:proofErr w:type="gramEnd"/>
      <w:r w:rsidRPr="00AB4C80">
        <w:rPr>
          <w:highlight w:val="cyan"/>
        </w:rPr>
        <w:t xml:space="preserve"> model showed improvement in specificity (80.4%) and reduced misclassification (20.2%</w:t>
      </w:r>
      <w:proofErr w:type="gramStart"/>
      <w:r w:rsidRPr="00AB4C80">
        <w:rPr>
          <w:highlight w:val="cyan"/>
        </w:rPr>
        <w:t>), but</w:t>
      </w:r>
      <w:proofErr w:type="gramEnd"/>
      <w:r w:rsidRPr="00AB4C80">
        <w:rPr>
          <w:highlight w:val="cyan"/>
        </w:rPr>
        <w:t xml:space="preserve"> still lagged significantly behind BRKFSST in balanced accuracy (66.0%) and AUC (65.3%).</w:t>
      </w:r>
    </w:p>
    <w:p w14:paraId="207F3E9A" w14:textId="1FB7BFD1" w:rsidR="00AB4C80" w:rsidRPr="00AB4C80" w:rsidRDefault="00AB4C80" w:rsidP="00AB4C80">
      <w:pPr>
        <w:rPr>
          <w:highlight w:val="cyan"/>
        </w:rPr>
      </w:pPr>
      <w:r w:rsidRPr="00AB4C80">
        <w:rPr>
          <w:highlight w:val="cyan"/>
        </w:rPr>
        <w:t>Similarly, the original Ohlson’s O-score model</w:t>
      </w:r>
      <w:r>
        <w:rPr>
          <w:highlight w:val="cyan"/>
        </w:rPr>
        <w:t xml:space="preserve"> (not shown)</w:t>
      </w:r>
      <w:r w:rsidRPr="00AB4C80">
        <w:rPr>
          <w:highlight w:val="cyan"/>
        </w:rPr>
        <w:t xml:space="preserve"> struggled, identifying no bankruptcies, highlighting its inadequacy when directly applied to hospital settings without </w:t>
      </w:r>
      <w:r w:rsidRPr="00AB4C80">
        <w:rPr>
          <w:highlight w:val="cyan"/>
        </w:rPr>
        <w:lastRenderedPageBreak/>
        <w:t>recalibration. However, upon re-estimation, Ohlson’s model showed improved but still moderate performance (balanced accuracy of 68.2% and recall of 54.5%), suggesting that with proper calibration, its application could have merit but still substantially less than the BRKFSST model.</w:t>
      </w:r>
    </w:p>
    <w:p w14:paraId="4C914AA6" w14:textId="77777777" w:rsidR="00AB4C80" w:rsidRPr="00AB4C80" w:rsidRDefault="00AB4C80" w:rsidP="00AB4C80">
      <w:pPr>
        <w:rPr>
          <w:highlight w:val="cyan"/>
        </w:rPr>
      </w:pPr>
      <w:r w:rsidRPr="00AB4C80">
        <w:rPr>
          <w:highlight w:val="cyan"/>
        </w:rPr>
        <w:t>The re-estimated Zmijewski model demonstrated the poorest predictive capability overall, exhibiting a near-total misclassification rate (97.5%), negligible specificity (0.3%), and a recall of 100% but at the cost of precision (2.1%), rendering it ineffective in this context.</w:t>
      </w:r>
    </w:p>
    <w:p w14:paraId="7CE99EB0" w14:textId="77777777" w:rsidR="00AB4C80" w:rsidRPr="00AB4C80" w:rsidRDefault="00AB4C80" w:rsidP="00AB4C80">
      <w:pPr>
        <w:rPr>
          <w:highlight w:val="cyan"/>
        </w:rPr>
      </w:pPr>
      <w:r w:rsidRPr="00AB4C80">
        <w:rPr>
          <w:highlight w:val="cyan"/>
        </w:rPr>
        <w:t>Overall, Table 7 emphasizes that traditional models, though historically significant, have limited predictive capacity when directly applied to the complex, unique financial environment of hospitals. The BRKFSST model not only outperforms these historical models but also provides interpretable insights critical for healthcare executives and policymakers, thereby offering a powerful tool for proactive financial management and strategic planning.</w:t>
      </w:r>
    </w:p>
    <w:p w14:paraId="0280F134" w14:textId="77777777" w:rsidR="00292737" w:rsidRDefault="00292737" w:rsidP="00822A98"/>
    <w:p w14:paraId="66F22DA6" w14:textId="3B8D7943" w:rsidR="00822A98" w:rsidRDefault="00822A98" w:rsidP="00822A98">
      <w:r>
        <w:t xml:space="preserve">A set of small multiple confusion </w:t>
      </w:r>
      <w:r w:rsidRPr="00231116">
        <w:t xml:space="preserve">matrices (Figure </w:t>
      </w:r>
      <w:del w:id="756" w:author="Beauvais, Bradley M" w:date="2025-06-04T11:26:00Z" w16du:dateUtc="2025-06-04T16:26:00Z">
        <w:r w:rsidR="00231116" w:rsidRPr="00231116" w:rsidDel="00552E28">
          <w:delText>4</w:delText>
        </w:r>
      </w:del>
      <w:ins w:id="757" w:author="Beauvais, Bradley M" w:date="2025-06-04T11:26:00Z" w16du:dateUtc="2025-06-04T16:26:00Z">
        <w:r w:rsidR="00552E28">
          <w:t>2</w:t>
        </w:r>
      </w:ins>
      <w:r w:rsidRPr="00231116">
        <w:t>)</w:t>
      </w:r>
      <w:r>
        <w:t xml:space="preserve"> with the percentage split across the x-axis and the model type on the y-axis provides a reasonable performance review.  The trade space becomes clearer.</w:t>
      </w:r>
      <w:r w:rsidR="0060418B">
        <w:t xml:space="preserve"> For some model classes (e.g., BRKFSST estimated with logistic regression) the choice of splits was not as relevant as others (e.g., BRKFSST estimated by Perceptron with hyperbolic tangent activation function).</w:t>
      </w:r>
    </w:p>
    <w:p w14:paraId="0CE7F50C" w14:textId="20B7655A" w:rsidR="00822A98" w:rsidRPr="00062F60" w:rsidRDefault="006D4947" w:rsidP="004D51A0">
      <w:pPr>
        <w:spacing w:after="160" w:line="259" w:lineRule="auto"/>
        <w:ind w:firstLine="0"/>
        <w:jc w:val="left"/>
      </w:pPr>
      <w:r>
        <w:br w:type="page"/>
      </w:r>
      <w:r w:rsidR="00822A98" w:rsidRPr="00552E28">
        <w:rPr>
          <w:b/>
          <w:bCs/>
          <w:sz w:val="20"/>
          <w:szCs w:val="20"/>
        </w:rPr>
        <w:lastRenderedPageBreak/>
        <w:t xml:space="preserve">Figure </w:t>
      </w:r>
      <w:del w:id="758" w:author="Beauvais, Bradley M" w:date="2025-06-04T11:26:00Z" w16du:dateUtc="2025-06-04T16:26:00Z">
        <w:r w:rsidR="00231116" w:rsidRPr="00552E28" w:rsidDel="00552E28">
          <w:rPr>
            <w:b/>
            <w:bCs/>
            <w:sz w:val="20"/>
            <w:szCs w:val="20"/>
          </w:rPr>
          <w:delText>4</w:delText>
        </w:r>
      </w:del>
      <w:ins w:id="759" w:author="Beauvais, Bradley M" w:date="2025-06-04T11:26:00Z" w16du:dateUtc="2025-06-04T16:26:00Z">
        <w:r w:rsidR="00552E28" w:rsidRPr="00552E28">
          <w:rPr>
            <w:b/>
            <w:bCs/>
            <w:sz w:val="20"/>
            <w:szCs w:val="20"/>
            <w:rPrChange w:id="760" w:author="Beauvais, Bradley M" w:date="2025-06-04T11:26:00Z" w16du:dateUtc="2025-06-04T16:26:00Z">
              <w:rPr>
                <w:b/>
                <w:bCs/>
                <w:sz w:val="20"/>
                <w:szCs w:val="20"/>
                <w:highlight w:val="yellow"/>
              </w:rPr>
            </w:rPrChange>
          </w:rPr>
          <w:t>2</w:t>
        </w:r>
      </w:ins>
      <w:r w:rsidR="00822A98" w:rsidRPr="00552E28">
        <w:rPr>
          <w:b/>
          <w:bCs/>
          <w:sz w:val="20"/>
          <w:szCs w:val="20"/>
        </w:rPr>
        <w:t>.  Confusion matrices across all splits and all models</w:t>
      </w:r>
    </w:p>
    <w:p w14:paraId="18435294" w14:textId="77777777" w:rsidR="00250B34" w:rsidRDefault="00250B34" w:rsidP="007566A5"/>
    <w:p w14:paraId="76603938" w14:textId="3488BE5B" w:rsidR="00822A98" w:rsidRDefault="00017E9D" w:rsidP="00822A98">
      <w:pPr>
        <w:ind w:firstLine="0"/>
      </w:pPr>
      <w:r>
        <w:rPr>
          <w:noProof/>
          <w14:ligatures w14:val="standardContextual"/>
        </w:rPr>
        <w:drawing>
          <wp:inline distT="0" distB="0" distL="0" distR="0" wp14:anchorId="7CFB79AE" wp14:editId="6D0B3B96">
            <wp:extent cx="5838825" cy="7305675"/>
            <wp:effectExtent l="0" t="0" r="9525" b="9525"/>
            <wp:docPr id="171364835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48358" name="Picture 1" descr="A screenshot of a computer screen&#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38825" cy="7305675"/>
                    </a:xfrm>
                    <a:prstGeom prst="rect">
                      <a:avLst/>
                    </a:prstGeom>
                  </pic:spPr>
                </pic:pic>
              </a:graphicData>
            </a:graphic>
          </wp:inline>
        </w:drawing>
      </w:r>
      <w:del w:id="761" w:author="Fulton, Lawrence V" w:date="2025-06-04T20:09:00Z">
        <w:r w:rsidR="00822A98">
          <w:rPr>
            <w:noProof/>
          </w:rPr>
          <w:drawing>
            <wp:inline distT="0" distB="0" distL="0" distR="0" wp14:anchorId="31E625A6" wp14:editId="107763A2">
              <wp:extent cx="5814546" cy="6190994"/>
              <wp:effectExtent l="0" t="0" r="635" b="9525"/>
              <wp:docPr id="20441846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14546" cy="6190994"/>
                      </a:xfrm>
                      <a:prstGeom prst="rect">
                        <a:avLst/>
                      </a:prstGeom>
                    </pic:spPr>
                  </pic:pic>
                </a:graphicData>
              </a:graphic>
            </wp:inline>
          </w:drawing>
        </w:r>
      </w:del>
    </w:p>
    <w:p w14:paraId="7A09C157" w14:textId="3288129A" w:rsidR="006F5C34" w:rsidRDefault="006F5C34" w:rsidP="00822A98">
      <w:pPr>
        <w:ind w:firstLine="0"/>
      </w:pPr>
    </w:p>
    <w:p w14:paraId="0EC228A9" w14:textId="38A80328" w:rsidR="00B73568" w:rsidRPr="00F94C5A" w:rsidRDefault="00A47548" w:rsidP="00723162">
      <w:pPr>
        <w:pStyle w:val="Heading2"/>
        <w:rPr>
          <w:iCs/>
        </w:rPr>
      </w:pPr>
      <w:r w:rsidRPr="00F94C5A">
        <w:lastRenderedPageBreak/>
        <w:t>5</w:t>
      </w:r>
      <w:r w:rsidR="00B73568" w:rsidRPr="00F94C5A">
        <w:t>.</w:t>
      </w:r>
      <w:r w:rsidR="00C66A87" w:rsidRPr="00F94C5A">
        <w:t>4</w:t>
      </w:r>
      <w:r w:rsidR="00B73568" w:rsidRPr="00F94C5A">
        <w:t>. Estimating the Probability of Bankruptcy for Short Term Acute Care Hospitals</w:t>
      </w:r>
    </w:p>
    <w:p w14:paraId="716C23A1" w14:textId="3DBEEA38" w:rsidR="00CC24B7" w:rsidRDefault="23E49A1B">
      <w:pPr>
        <w:rPr>
          <w:rFonts w:eastAsia="Palatino Linotype" w:cs="Palatino Linotype"/>
        </w:rPr>
      </w:pPr>
      <w:r w:rsidRPr="00396C80">
        <w:t xml:space="preserve">In </w:t>
      </w:r>
      <w:r w:rsidR="00C66A87">
        <w:t>balance</w:t>
      </w:r>
      <w:r w:rsidRPr="00396C80">
        <w:t xml:space="preserve">, the </w:t>
      </w:r>
      <w:r w:rsidR="003862E2" w:rsidRPr="00396C80">
        <w:t>BRKFSST</w:t>
      </w:r>
      <w:r w:rsidRPr="00396C80">
        <w:t xml:space="preserve"> model </w:t>
      </w:r>
      <w:r w:rsidR="00C66A87">
        <w:t xml:space="preserve">estimated by logistic regression </w:t>
      </w:r>
      <w:r w:rsidRPr="00396C80">
        <w:t xml:space="preserve">performs </w:t>
      </w:r>
      <w:r w:rsidR="00FA097D">
        <w:t xml:space="preserve">the </w:t>
      </w:r>
      <w:r w:rsidRPr="00396C80">
        <w:t>best among the models tested for predicting hospital bankruptcie</w:t>
      </w:r>
      <w:r w:rsidR="00C80B1C">
        <w:t>s based on F1-score, misclassification rates, and other metrics</w:t>
      </w:r>
      <w:r w:rsidRPr="00CA4528">
        <w:rPr>
          <w:rFonts w:eastAsia="Palatino Linotype" w:cs="Palatino Linotype"/>
        </w:rPr>
        <w:t xml:space="preserve">. </w:t>
      </w:r>
      <w:r w:rsidR="002966E1" w:rsidRPr="00CA4528">
        <w:rPr>
          <w:rFonts w:eastAsia="Palatino Linotype" w:cs="Palatino Linotype"/>
        </w:rPr>
        <w:t>Simplifying BRKFSST by removing zero coefficients</w:t>
      </w:r>
      <w:r w:rsidR="00D576F1" w:rsidRPr="00CA4528">
        <w:rPr>
          <w:rFonts w:eastAsia="Palatino Linotype" w:cs="Palatino Linotype"/>
        </w:rPr>
        <w:t xml:space="preserve"> </w:t>
      </w:r>
      <w:r w:rsidR="001B0B66" w:rsidRPr="00CA4528">
        <w:rPr>
          <w:rFonts w:eastAsia="Palatino Linotype" w:cs="Palatino Linotype"/>
        </w:rPr>
        <w:t>and averaging across splits</w:t>
      </w:r>
      <w:r w:rsidR="002966E1" w:rsidRPr="00CA4528">
        <w:rPr>
          <w:rFonts w:eastAsia="Palatino Linotype" w:cs="Palatino Linotype"/>
        </w:rPr>
        <w:t xml:space="preserve"> results in Equation (</w:t>
      </w:r>
      <w:del w:id="762" w:author="Beauvais, Bradley M" w:date="2025-06-04T11:27:00Z" w16du:dateUtc="2025-06-04T16:27:00Z">
        <w:r w:rsidR="002966E1" w:rsidRPr="00CA4528" w:rsidDel="00552E28">
          <w:rPr>
            <w:rFonts w:eastAsia="Palatino Linotype" w:cs="Palatino Linotype"/>
          </w:rPr>
          <w:delText>8</w:delText>
        </w:r>
      </w:del>
      <w:ins w:id="763" w:author="Beauvais, Bradley M" w:date="2025-06-04T11:27:00Z" w16du:dateUtc="2025-06-04T16:27:00Z">
        <w:r w:rsidR="00552E28" w:rsidRPr="00CA4528">
          <w:rPr>
            <w:rFonts w:eastAsia="Palatino Linotype" w:cs="Palatino Linotype"/>
            <w:rPrChange w:id="764" w:author="Beauvais, Bradley M" w:date="2025-06-04T11:29:00Z" w16du:dateUtc="2025-06-04T16:29:00Z">
              <w:rPr>
                <w:rFonts w:eastAsia="Palatino Linotype" w:cs="Palatino Linotype"/>
                <w:highlight w:val="yellow"/>
              </w:rPr>
            </w:rPrChange>
          </w:rPr>
          <w:t>6</w:t>
        </w:r>
      </w:ins>
      <w:r w:rsidR="002966E1" w:rsidRPr="00CA4528">
        <w:rPr>
          <w:rFonts w:eastAsia="Palatino Linotype" w:cs="Palatino Linotype"/>
        </w:rPr>
        <w:t>).</w:t>
      </w:r>
    </w:p>
    <w:tbl>
      <w:tblPr>
        <w:tblStyle w:val="TableGrid"/>
        <w:tblW w:w="9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gridCol w:w="629"/>
      </w:tblGrid>
      <w:tr w:rsidR="002966E1" w:rsidRPr="008E1043" w14:paraId="01CAAFF7" w14:textId="77777777" w:rsidTr="0048303D">
        <w:trPr>
          <w:trHeight w:val="2712"/>
        </w:trPr>
        <w:tc>
          <w:tcPr>
            <w:tcW w:w="9345" w:type="dxa"/>
            <w:vAlign w:val="center"/>
          </w:tcPr>
          <w:p w14:paraId="7D0B17C3" w14:textId="0652B59F" w:rsidR="002966E1" w:rsidRPr="008E1043" w:rsidRDefault="002966E1" w:rsidP="002966E1">
            <w:pPr>
              <w:ind w:firstLine="0"/>
              <w:rPr>
                <w:rFonts w:eastAsia="Palatino Linotype" w:cs="Palatino Linotype"/>
              </w:rPr>
            </w:pPr>
          </w:p>
          <w:p w14:paraId="05BF6082" w14:textId="1601F436" w:rsidR="002966E1" w:rsidRPr="00A00FE0" w:rsidRDefault="00DF0BCA" w:rsidP="002966E1">
            <w:pPr>
              <w:ind w:firstLine="0"/>
              <w:rPr>
                <w:rFonts w:eastAsia="Palatino Linotype" w:cs="Palatino Linotype"/>
              </w:rPr>
            </w:pPr>
            <m:oMathPara>
              <m:oMathParaPr>
                <m:jc m:val="left"/>
              </m:oMathParaPr>
              <m:oMath>
                <m:r>
                  <w:rPr>
                    <w:rFonts w:ascii="Cambria Math" w:eastAsia="Palatino Linotype" w:hAnsi="Cambria Math" w:cs="Palatino Linotype"/>
                  </w:rPr>
                  <m:t xml:space="preserve">Log Odds </m:t>
                </m:r>
                <m:d>
                  <m:dPr>
                    <m:ctrlPr>
                      <w:rPr>
                        <w:rFonts w:ascii="Cambria Math" w:eastAsia="Palatino Linotype" w:hAnsi="Cambria Math" w:cs="Palatino Linotype"/>
                        <w:i/>
                      </w:rPr>
                    </m:ctrlPr>
                  </m:dPr>
                  <m:e>
                    <m:r>
                      <w:rPr>
                        <w:rFonts w:ascii="Cambria Math" w:eastAsia="Palatino Linotype" w:hAnsi="Cambria Math" w:cs="Palatino Linotype"/>
                      </w:rPr>
                      <m:t>Bankruptcy</m:t>
                    </m:r>
                  </m:e>
                </m:d>
                <m:r>
                  <w:rPr>
                    <w:rFonts w:ascii="Cambria Math" w:eastAsia="Palatino Linotype" w:hAnsi="Cambria Math" w:cs="Palatino Linotype"/>
                  </w:rPr>
                  <m:t>= 3.224- 0.0878×</m:t>
                </m:r>
                <m:sSub>
                  <m:sSubPr>
                    <m:ctrlPr>
                      <w:rPr>
                        <w:rFonts w:ascii="Cambria Math" w:eastAsia="Palatino Linotype" w:hAnsi="Cambria Math" w:cs="Palatino Linotype"/>
                        <w:i/>
                      </w:rPr>
                    </m:ctrlPr>
                  </m:sSubPr>
                  <m:e>
                    <m:r>
                      <w:rPr>
                        <w:rFonts w:ascii="Cambria Math" w:eastAsia="Palatino Linotype" w:hAnsi="Cambria Math" w:cs="Palatino Linotype"/>
                      </w:rPr>
                      <m:t xml:space="preserve">Patient Days </m:t>
                    </m:r>
                  </m:e>
                  <m:sub>
                    <m:r>
                      <w:rPr>
                        <w:rFonts w:ascii="Cambria Math" w:eastAsia="Palatino Linotype" w:hAnsi="Cambria Math" w:cs="Palatino Linotype"/>
                      </w:rPr>
                      <m:t>y-2</m:t>
                    </m:r>
                  </m:sub>
                </m:sSub>
                <m:r>
                  <w:rPr>
                    <w:rFonts w:ascii="Cambria Math" w:eastAsia="Palatino Linotype" w:hAnsi="Cambria Math" w:cs="Palatino Linotype"/>
                  </w:rPr>
                  <m:t>-0.360</m:t>
                </m:r>
                <m:d>
                  <m:dPr>
                    <m:ctrlPr>
                      <w:rPr>
                        <w:rFonts w:ascii="Cambria Math" w:eastAsia="Palatino Linotype" w:hAnsi="Cambria Math" w:cs="Palatino Linotype"/>
                        <w:i/>
                      </w:rPr>
                    </m:ctrlPr>
                  </m:dPr>
                  <m:e>
                    <m:f>
                      <m:fPr>
                        <m:ctrlPr>
                          <w:rPr>
                            <w:rFonts w:ascii="Cambria Math" w:eastAsia="Palatino Linotype" w:hAnsi="Cambria Math" w:cs="Palatino Linotype"/>
                            <w:i/>
                          </w:rPr>
                        </m:ctrlPr>
                      </m:fPr>
                      <m:num>
                        <m:sSub>
                          <m:sSubPr>
                            <m:ctrlPr>
                              <w:rPr>
                                <w:rFonts w:ascii="Cambria Math" w:eastAsia="Palatino Linotype" w:hAnsi="Cambria Math" w:cs="Palatino Linotype"/>
                                <w:i/>
                              </w:rPr>
                            </m:ctrlPr>
                          </m:sSubPr>
                          <m:e>
                            <m:r>
                              <w:rPr>
                                <w:rFonts w:ascii="Cambria Math" w:eastAsia="Palatino Linotype" w:hAnsi="Cambria Math" w:cs="Palatino Linotype"/>
                              </w:rPr>
                              <m:t>Acounts Receivable</m:t>
                            </m:r>
                          </m:e>
                          <m:sub>
                            <m:r>
                              <w:rPr>
                                <w:rFonts w:ascii="Cambria Math" w:eastAsia="Palatino Linotype" w:hAnsi="Cambria Math" w:cs="Palatino Linotype"/>
                              </w:rPr>
                              <m:t>y-1</m:t>
                            </m:r>
                          </m:sub>
                        </m:sSub>
                      </m:num>
                      <m:den>
                        <m:sSub>
                          <m:sSubPr>
                            <m:ctrlPr>
                              <w:rPr>
                                <w:rFonts w:ascii="Cambria Math" w:eastAsia="Palatino Linotype" w:hAnsi="Cambria Math" w:cs="Palatino Linotype"/>
                                <w:i/>
                              </w:rPr>
                            </m:ctrlPr>
                          </m:sSubPr>
                          <m:e>
                            <m:r>
                              <w:rPr>
                                <w:rFonts w:ascii="Cambria Math" w:eastAsia="Palatino Linotype" w:hAnsi="Cambria Math" w:cs="Palatino Linotype"/>
                              </w:rPr>
                              <m:t>Operating Income</m:t>
                            </m:r>
                          </m:e>
                          <m:sub>
                            <m:r>
                              <w:rPr>
                                <w:rFonts w:ascii="Cambria Math" w:eastAsia="Palatino Linotype" w:hAnsi="Cambria Math" w:cs="Palatino Linotype"/>
                              </w:rPr>
                              <m:t>y-1</m:t>
                            </m:r>
                          </m:sub>
                        </m:sSub>
                      </m:den>
                    </m:f>
                  </m:e>
                </m:d>
                <m:r>
                  <w:rPr>
                    <w:rFonts w:ascii="Cambria Math" w:eastAsia="Palatino Linotype" w:hAnsi="Cambria Math" w:cs="Palatino Linotype"/>
                  </w:rPr>
                  <m:t>-0.2146</m:t>
                </m:r>
                <m:d>
                  <m:dPr>
                    <m:ctrlPr>
                      <w:rPr>
                        <w:rFonts w:ascii="Cambria Math" w:eastAsia="Palatino Linotype" w:hAnsi="Cambria Math" w:cs="Palatino Linotype"/>
                        <w:i/>
                      </w:rPr>
                    </m:ctrlPr>
                  </m:dPr>
                  <m:e>
                    <m:f>
                      <m:fPr>
                        <m:ctrlPr>
                          <w:rPr>
                            <w:rFonts w:ascii="Cambria Math" w:eastAsia="Palatino Linotype" w:hAnsi="Cambria Math" w:cs="Palatino Linotype"/>
                            <w:i/>
                          </w:rPr>
                        </m:ctrlPr>
                      </m:fPr>
                      <m:num>
                        <m:sSub>
                          <m:sSubPr>
                            <m:ctrlPr>
                              <w:rPr>
                                <w:rFonts w:ascii="Cambria Math" w:eastAsia="Palatino Linotype" w:hAnsi="Cambria Math" w:cs="Palatino Linotype"/>
                                <w:i/>
                              </w:rPr>
                            </m:ctrlPr>
                          </m:sSubPr>
                          <m:e>
                            <m:r>
                              <w:rPr>
                                <w:rFonts w:ascii="Cambria Math" w:eastAsia="Palatino Linotype" w:hAnsi="Cambria Math" w:cs="Palatino Linotype"/>
                              </w:rPr>
                              <m:t>Acounts Receivable</m:t>
                            </m:r>
                          </m:e>
                          <m:sub>
                            <m:r>
                              <w:rPr>
                                <w:rFonts w:ascii="Cambria Math" w:eastAsia="Palatino Linotype" w:hAnsi="Cambria Math" w:cs="Palatino Linotype"/>
                              </w:rPr>
                              <m:t>y-2</m:t>
                            </m:r>
                          </m:sub>
                        </m:sSub>
                      </m:num>
                      <m:den>
                        <m:sSub>
                          <m:sSubPr>
                            <m:ctrlPr>
                              <w:rPr>
                                <w:rFonts w:ascii="Cambria Math" w:eastAsia="Palatino Linotype" w:hAnsi="Cambria Math" w:cs="Palatino Linotype"/>
                                <w:i/>
                              </w:rPr>
                            </m:ctrlPr>
                          </m:sSubPr>
                          <m:e>
                            <m:r>
                              <w:rPr>
                                <w:rFonts w:ascii="Cambria Math" w:eastAsia="Palatino Linotype" w:hAnsi="Cambria Math" w:cs="Palatino Linotype"/>
                              </w:rPr>
                              <m:t>Operating Income</m:t>
                            </m:r>
                          </m:e>
                          <m:sub>
                            <m:r>
                              <w:rPr>
                                <w:rFonts w:ascii="Cambria Math" w:eastAsia="Palatino Linotype" w:hAnsi="Cambria Math" w:cs="Palatino Linotype"/>
                              </w:rPr>
                              <m:t>y-2</m:t>
                            </m:r>
                          </m:sub>
                        </m:sSub>
                      </m:den>
                    </m:f>
                  </m:e>
                </m:d>
                <m:r>
                  <w:rPr>
                    <w:rFonts w:ascii="Cambria Math" w:eastAsia="Palatino Linotype" w:hAnsi="Cambria Math" w:cs="Palatino Linotype"/>
                  </w:rPr>
                  <m:t>-4.164×</m:t>
                </m:r>
                <m:sSub>
                  <m:sSubPr>
                    <m:ctrlPr>
                      <w:rPr>
                        <w:rFonts w:ascii="Cambria Math" w:eastAsia="Palatino Linotype" w:hAnsi="Cambria Math" w:cs="Palatino Linotype"/>
                        <w:i/>
                      </w:rPr>
                    </m:ctrlPr>
                  </m:sSubPr>
                  <m:e>
                    <m:r>
                      <w:rPr>
                        <w:rFonts w:ascii="Cambria Math" w:eastAsia="Palatino Linotype" w:hAnsi="Cambria Math" w:cs="Palatino Linotype"/>
                      </w:rPr>
                      <m:t>Bed Utilization</m:t>
                    </m:r>
                  </m:e>
                  <m:sub>
                    <m:r>
                      <w:rPr>
                        <w:rFonts w:ascii="Cambria Math" w:eastAsia="Palatino Linotype" w:hAnsi="Cambria Math" w:cs="Palatino Linotype"/>
                      </w:rPr>
                      <m:t>y-2</m:t>
                    </m:r>
                  </m:sub>
                </m:sSub>
                <m:r>
                  <w:rPr>
                    <w:rFonts w:ascii="Cambria Math" w:eastAsia="Palatino Linotype" w:hAnsi="Cambria Math" w:cs="Palatino Linotype"/>
                  </w:rPr>
                  <m:t>-0.0622×∆Liablities / Fund Balance Ratio+0.221×∆Ohlson O4-0.006×</m:t>
                </m:r>
                <m:sSub>
                  <m:sSubPr>
                    <m:ctrlPr>
                      <w:rPr>
                        <w:rFonts w:ascii="Cambria Math" w:eastAsia="Palatino Linotype" w:hAnsi="Cambria Math" w:cs="Palatino Linotype"/>
                        <w:i/>
                      </w:rPr>
                    </m:ctrlPr>
                  </m:sSubPr>
                  <m:e>
                    <m:r>
                      <w:rPr>
                        <w:rFonts w:ascii="Cambria Math" w:eastAsia="Palatino Linotype" w:hAnsi="Cambria Math" w:cs="Palatino Linotype"/>
                      </w:rPr>
                      <m:t>Days Cash</m:t>
                    </m:r>
                  </m:e>
                  <m:sub>
                    <m:r>
                      <w:rPr>
                        <w:rFonts w:ascii="Cambria Math" w:eastAsia="Palatino Linotype" w:hAnsi="Cambria Math" w:cs="Palatino Linotype"/>
                      </w:rPr>
                      <m:t>y-2</m:t>
                    </m:r>
                  </m:sub>
                </m:sSub>
                <m:r>
                  <w:rPr>
                    <w:rFonts w:ascii="Cambria Math" w:eastAsia="Palatino Linotype" w:hAnsi="Cambria Math" w:cs="Palatino Linotype"/>
                  </w:rPr>
                  <m:t xml:space="preserve">-3.7248×Star Rating </m:t>
                </m:r>
                <m:sSub>
                  <m:sSubPr>
                    <m:ctrlPr>
                      <w:rPr>
                        <w:rFonts w:ascii="Cambria Math" w:eastAsia="Palatino Linotype" w:hAnsi="Cambria Math" w:cs="Palatino Linotype"/>
                        <w:i/>
                      </w:rPr>
                    </m:ctrlPr>
                  </m:sSubPr>
                  <m:e>
                    <m:r>
                      <w:rPr>
                        <w:rFonts w:ascii="Cambria Math" w:eastAsia="Palatino Linotype" w:hAnsi="Cambria Math" w:cs="Palatino Linotype"/>
                      </w:rPr>
                      <m:t>4 or 5</m:t>
                    </m:r>
                  </m:e>
                  <m:sub>
                    <m:r>
                      <w:rPr>
                        <w:rFonts w:ascii="Cambria Math" w:eastAsia="Palatino Linotype" w:hAnsi="Cambria Math" w:cs="Palatino Linotype"/>
                      </w:rPr>
                      <m:t>y-1</m:t>
                    </m:r>
                  </m:sub>
                </m:sSub>
                <m:r>
                  <w:rPr>
                    <w:rFonts w:ascii="Cambria Math" w:eastAsia="Palatino Linotype" w:hAnsi="Cambria Math" w:cs="Palatino Linotype"/>
                  </w:rPr>
                  <m:t xml:space="preserve">+2.4304×Labor Compensation </m:t>
                </m:r>
                <m:sSub>
                  <m:sSubPr>
                    <m:ctrlPr>
                      <w:rPr>
                        <w:rFonts w:ascii="Cambria Math" w:eastAsia="Palatino Linotype" w:hAnsi="Cambria Math" w:cs="Palatino Linotype"/>
                        <w:i/>
                      </w:rPr>
                    </m:ctrlPr>
                  </m:sSubPr>
                  <m:e>
                    <m:r>
                      <w:rPr>
                        <w:rFonts w:ascii="Cambria Math" w:eastAsia="Palatino Linotype" w:hAnsi="Cambria Math" w:cs="Palatino Linotype"/>
                      </w:rPr>
                      <m:t>Ratio</m:t>
                    </m:r>
                  </m:e>
                  <m:sub>
                    <m:r>
                      <w:rPr>
                        <w:rFonts w:ascii="Cambria Math" w:eastAsia="Palatino Linotype" w:hAnsi="Cambria Math" w:cs="Palatino Linotype"/>
                      </w:rPr>
                      <m:t>y-1</m:t>
                    </m:r>
                  </m:sub>
                </m:sSub>
                <m:r>
                  <w:rPr>
                    <w:rFonts w:ascii="Cambria Math" w:eastAsia="Palatino Linotype" w:hAnsi="Cambria Math" w:cs="Palatino Linotype"/>
                  </w:rPr>
                  <m:t>-4.1500×Government Facility</m:t>
                </m:r>
              </m:oMath>
            </m:oMathPara>
          </w:p>
          <w:p w14:paraId="4F4DD44F" w14:textId="77777777" w:rsidR="002966E1" w:rsidRPr="008E1043" w:rsidRDefault="002966E1" w:rsidP="00E23347">
            <w:pPr>
              <w:ind w:firstLine="0"/>
              <w:rPr>
                <w:rFonts w:eastAsia="Palatino Linotype" w:cs="Palatino Linotype"/>
              </w:rPr>
            </w:pPr>
          </w:p>
        </w:tc>
        <w:tc>
          <w:tcPr>
            <w:tcW w:w="629" w:type="dxa"/>
            <w:vAlign w:val="center"/>
          </w:tcPr>
          <w:p w14:paraId="77D6AD7E" w14:textId="50EF3F8E" w:rsidR="002966E1" w:rsidRPr="008E1043" w:rsidRDefault="00E23347" w:rsidP="0048303D">
            <w:pPr>
              <w:ind w:firstLine="0"/>
              <w:rPr>
                <w:rFonts w:eastAsia="Palatino Linotype" w:cs="Palatino Linotype"/>
              </w:rPr>
            </w:pPr>
            <w:r w:rsidRPr="008E1043">
              <w:rPr>
                <w:rFonts w:eastAsia="Palatino Linotype" w:cs="Palatino Linotype"/>
              </w:rPr>
              <w:t>(</w:t>
            </w:r>
            <w:del w:id="765" w:author="Beauvais, Bradley M" w:date="2025-06-04T11:27:00Z" w16du:dateUtc="2025-06-04T16:27:00Z">
              <w:r w:rsidRPr="008E1043" w:rsidDel="00552E28">
                <w:rPr>
                  <w:rFonts w:eastAsia="Palatino Linotype" w:cs="Palatino Linotype"/>
                </w:rPr>
                <w:delText>8</w:delText>
              </w:r>
            </w:del>
            <w:ins w:id="766" w:author="Beauvais, Bradley M" w:date="2025-06-04T11:27:00Z" w16du:dateUtc="2025-06-04T16:27:00Z">
              <w:r w:rsidR="00552E28">
                <w:rPr>
                  <w:rFonts w:eastAsia="Palatino Linotype" w:cs="Palatino Linotype"/>
                </w:rPr>
                <w:t>6</w:t>
              </w:r>
            </w:ins>
            <w:r w:rsidRPr="008E1043">
              <w:rPr>
                <w:rFonts w:eastAsia="Palatino Linotype" w:cs="Palatino Linotype"/>
              </w:rPr>
              <w:t>)</w:t>
            </w:r>
            <w:r w:rsidRPr="008E1043" w:rsidDel="00E23347">
              <w:rPr>
                <w:rFonts w:eastAsia="Palatino Linotype" w:cs="Palatino Linotype"/>
              </w:rPr>
              <w:t xml:space="preserve"> </w:t>
            </w:r>
          </w:p>
        </w:tc>
      </w:tr>
    </w:tbl>
    <w:p w14:paraId="70AA0107" w14:textId="26486A43" w:rsidR="00393CF0" w:rsidRDefault="00A5723D" w:rsidP="00511D67">
      <w:r>
        <w:t xml:space="preserve">The above log odds are readily converted to probability through the function, </w:t>
      </w:r>
      <w:proofErr w:type="spellStart"/>
      <w:r w:rsidRPr="007566A5">
        <w:rPr>
          <w:i/>
        </w:rPr>
        <w:t>Pr</w:t>
      </w:r>
      <w:proofErr w:type="spellEnd"/>
      <w:r w:rsidRPr="007566A5">
        <w:rPr>
          <w:i/>
        </w:rPr>
        <w:t>(Bankruptcy)=exp(Log Odds) / (1+exp(Log Odds)</w:t>
      </w:r>
      <w:r>
        <w:t xml:space="preserve">.  </w:t>
      </w:r>
      <w:r w:rsidR="001B0B66">
        <w:t xml:space="preserve">This </w:t>
      </w:r>
      <w:r>
        <w:t>equation</w:t>
      </w:r>
      <w:r w:rsidR="001B0B66">
        <w:t xml:space="preserve"> applied to the original bankruptcy</w:t>
      </w:r>
      <w:r>
        <w:t xml:space="preserve"> formulation </w:t>
      </w:r>
      <w:r w:rsidR="00D576F1">
        <w:t>identifies 36 of the 65 bankrupt organizations correctly with a misclassification rate of 19% overall</w:t>
      </w:r>
      <w:r>
        <w:t xml:space="preserve"> using a 0.5 or greater probability equating to a bankrupt status</w:t>
      </w:r>
      <w:r w:rsidR="00D576F1">
        <w:t xml:space="preserve">.  </w:t>
      </w:r>
      <w:r w:rsidR="00F21ED2">
        <w:t xml:space="preserve">Using a </w:t>
      </w:r>
      <w:r>
        <w:t>probability cut point</w:t>
      </w:r>
      <w:r w:rsidR="00F21ED2">
        <w:t xml:space="preserve"> of 0.44 or higher results in 44 of the 65 organizations being classified correctly, and a misclassification rate of 22%. </w:t>
      </w:r>
      <w:r w:rsidR="00393CF0">
        <w:t>Without converting to probabilities, the above equation can be used to estimate the likelihood of bankruptcy.</w:t>
      </w:r>
      <w:r w:rsidR="00C119ED">
        <w:t xml:space="preserve"> </w:t>
      </w:r>
      <w:r w:rsidR="00393CF0">
        <w:t xml:space="preserve">Table </w:t>
      </w:r>
      <w:del w:id="767" w:author="Beauvais, Bradley M" w:date="2025-06-04T11:26:00Z" w16du:dateUtc="2025-06-04T16:26:00Z">
        <w:r w:rsidR="00393CF0" w:rsidDel="00331E42">
          <w:delText xml:space="preserve">18 </w:delText>
        </w:r>
      </w:del>
      <w:r w:rsidR="00DB3830">
        <w:t>8</w:t>
      </w:r>
      <w:ins w:id="768" w:author="Beauvais, Bradley M" w:date="2025-06-04T11:26:00Z" w16du:dateUtc="2025-06-04T16:26:00Z">
        <w:r w:rsidR="00331E42">
          <w:t xml:space="preserve"> </w:t>
        </w:r>
      </w:ins>
      <w:r w:rsidR="00393CF0">
        <w:t>illustrates reasonable cut points</w:t>
      </w:r>
      <w:r w:rsidR="0052243E">
        <w:t xml:space="preserve"> for the </w:t>
      </w:r>
      <w:proofErr w:type="gramStart"/>
      <w:r w:rsidR="0052243E">
        <w:t>log</w:t>
      </w:r>
      <w:proofErr w:type="gramEnd"/>
      <w:r w:rsidR="0052243E">
        <w:t xml:space="preserve"> odds estimates. </w:t>
      </w:r>
    </w:p>
    <w:p w14:paraId="0E34907F" w14:textId="77777777" w:rsidR="0052243E" w:rsidRDefault="0052243E" w:rsidP="00393CF0"/>
    <w:p w14:paraId="139D50B6" w14:textId="0CDB1132" w:rsidR="0052243E" w:rsidRPr="00B933AE" w:rsidRDefault="0052243E" w:rsidP="0052243E">
      <w:pPr>
        <w:pStyle w:val="Heading4"/>
        <w:rPr>
          <w:rFonts w:ascii="Palatino Linotype" w:hAnsi="Palatino Linotype"/>
        </w:rPr>
      </w:pPr>
      <w:r w:rsidRPr="00B933AE">
        <w:rPr>
          <w:rFonts w:ascii="Palatino Linotype" w:hAnsi="Palatino Linotype"/>
        </w:rPr>
        <w:t xml:space="preserve">Table </w:t>
      </w:r>
      <w:del w:id="769" w:author="Beauvais, Bradley M" w:date="2025-06-04T11:26:00Z" w16du:dateUtc="2025-06-04T16:26:00Z">
        <w:r w:rsidRPr="00B933AE" w:rsidDel="00331E42">
          <w:rPr>
            <w:rFonts w:ascii="Palatino Linotype" w:hAnsi="Palatino Linotype"/>
          </w:rPr>
          <w:delText>18</w:delText>
        </w:r>
      </w:del>
      <w:r w:rsidR="00DB3830">
        <w:rPr>
          <w:rFonts w:ascii="Palatino Linotype" w:hAnsi="Palatino Linotype"/>
        </w:rPr>
        <w:t>8</w:t>
      </w:r>
      <w:r w:rsidRPr="00B933AE">
        <w:rPr>
          <w:rFonts w:ascii="Palatino Linotype" w:hAnsi="Palatino Linotype"/>
        </w:rPr>
        <w:t xml:space="preserve">.  Score ranges for estimating bankruptcy </w:t>
      </w:r>
      <w:del w:id="770" w:author="Kruse, Scott" w:date="2025-05-23T15:22:00Z" w16du:dateUtc="2025-05-23T20:22:00Z">
        <w:r w:rsidRPr="00B933AE" w:rsidDel="00E767A7">
          <w:rPr>
            <w:rFonts w:ascii="Palatino Linotype" w:hAnsi="Palatino Linotype"/>
          </w:rPr>
          <w:delText>likelihood</w:delText>
        </w:r>
      </w:del>
      <w:ins w:id="771" w:author="Kruse, Scott" w:date="2025-05-23T15:22:00Z" w16du:dateUtc="2025-05-23T20:22:00Z">
        <w:r w:rsidR="00E767A7" w:rsidRPr="00B933AE">
          <w:rPr>
            <w:rFonts w:ascii="Palatino Linotype" w:hAnsi="Palatino Linotype"/>
          </w:rPr>
          <w:t>likelihood.</w:t>
        </w:r>
      </w:ins>
    </w:p>
    <w:p w14:paraId="06979488" w14:textId="77777777" w:rsidR="0052243E" w:rsidRDefault="0052243E" w:rsidP="00393CF0"/>
    <w:tbl>
      <w:tblPr>
        <w:tblW w:w="4662" w:type="dxa"/>
        <w:tblInd w:w="1332" w:type="dxa"/>
        <w:tblLook w:val="04A0" w:firstRow="1" w:lastRow="0" w:firstColumn="1" w:lastColumn="0" w:noHBand="0" w:noVBand="1"/>
      </w:tblPr>
      <w:tblGrid>
        <w:gridCol w:w="1620"/>
        <w:gridCol w:w="1140"/>
        <w:gridCol w:w="1902"/>
      </w:tblGrid>
      <w:tr w:rsidR="0052243E" w:rsidRPr="0052243E" w14:paraId="2F309E92" w14:textId="77777777" w:rsidTr="0048303D">
        <w:trPr>
          <w:trHeight w:val="300"/>
        </w:trPr>
        <w:tc>
          <w:tcPr>
            <w:tcW w:w="1620" w:type="dxa"/>
            <w:tcBorders>
              <w:top w:val="nil"/>
              <w:left w:val="nil"/>
              <w:bottom w:val="single" w:sz="4" w:space="0" w:color="auto"/>
              <w:right w:val="nil"/>
            </w:tcBorders>
            <w:shd w:val="clear" w:color="000000" w:fill="FFFFFF"/>
            <w:noWrap/>
            <w:vAlign w:val="bottom"/>
            <w:hideMark/>
          </w:tcPr>
          <w:p w14:paraId="5486F3A7" w14:textId="77777777" w:rsidR="0052243E" w:rsidRPr="0052243E" w:rsidRDefault="0052243E" w:rsidP="0052243E">
            <w:pPr>
              <w:ind w:firstLine="0"/>
              <w:jc w:val="center"/>
              <w:rPr>
                <w:rFonts w:eastAsia="Times New Roman" w:cs="Times New Roman"/>
                <w:b/>
                <w:bCs/>
                <w:color w:val="000000"/>
                <w:sz w:val="20"/>
                <w:szCs w:val="20"/>
              </w:rPr>
            </w:pPr>
            <w:r w:rsidRPr="0052243E">
              <w:rPr>
                <w:rFonts w:eastAsia="Times New Roman" w:cs="Times New Roman"/>
                <w:b/>
                <w:bCs/>
                <w:color w:val="000000"/>
                <w:sz w:val="20"/>
                <w:szCs w:val="20"/>
              </w:rPr>
              <w:t>Values</w:t>
            </w:r>
          </w:p>
        </w:tc>
        <w:tc>
          <w:tcPr>
            <w:tcW w:w="1140" w:type="dxa"/>
            <w:tcBorders>
              <w:top w:val="nil"/>
              <w:left w:val="nil"/>
              <w:bottom w:val="single" w:sz="4" w:space="0" w:color="auto"/>
              <w:right w:val="nil"/>
            </w:tcBorders>
            <w:shd w:val="clear" w:color="000000" w:fill="FFFFFF"/>
            <w:noWrap/>
            <w:vAlign w:val="bottom"/>
            <w:hideMark/>
          </w:tcPr>
          <w:p w14:paraId="583E25B5" w14:textId="77777777" w:rsidR="0052243E" w:rsidRPr="0052243E" w:rsidRDefault="0052243E" w:rsidP="0052243E">
            <w:pPr>
              <w:ind w:firstLine="0"/>
              <w:jc w:val="left"/>
              <w:rPr>
                <w:rFonts w:eastAsia="Times New Roman" w:cs="Times New Roman"/>
                <w:b/>
                <w:bCs/>
                <w:color w:val="000000"/>
                <w:sz w:val="20"/>
                <w:szCs w:val="20"/>
              </w:rPr>
            </w:pPr>
            <w:r w:rsidRPr="0052243E">
              <w:rPr>
                <w:rFonts w:eastAsia="Times New Roman" w:cs="Times New Roman"/>
                <w:b/>
                <w:bCs/>
                <w:color w:val="000000"/>
                <w:sz w:val="20"/>
                <w:szCs w:val="20"/>
              </w:rPr>
              <w:t>Risk</w:t>
            </w:r>
          </w:p>
        </w:tc>
        <w:tc>
          <w:tcPr>
            <w:tcW w:w="1902" w:type="dxa"/>
            <w:tcBorders>
              <w:top w:val="nil"/>
              <w:left w:val="nil"/>
              <w:bottom w:val="single" w:sz="4" w:space="0" w:color="auto"/>
              <w:right w:val="nil"/>
            </w:tcBorders>
            <w:shd w:val="clear" w:color="000000" w:fill="FFFFFF"/>
            <w:noWrap/>
            <w:vAlign w:val="bottom"/>
            <w:hideMark/>
          </w:tcPr>
          <w:p w14:paraId="63397B00" w14:textId="77777777" w:rsidR="0052243E" w:rsidRPr="0052243E" w:rsidRDefault="0052243E" w:rsidP="0052243E">
            <w:pPr>
              <w:ind w:firstLine="0"/>
              <w:jc w:val="left"/>
              <w:rPr>
                <w:rFonts w:eastAsia="Times New Roman" w:cs="Times New Roman"/>
                <w:b/>
                <w:bCs/>
                <w:color w:val="000000"/>
                <w:sz w:val="20"/>
                <w:szCs w:val="20"/>
              </w:rPr>
            </w:pPr>
            <w:r w:rsidRPr="0052243E">
              <w:rPr>
                <w:rFonts w:eastAsia="Times New Roman" w:cs="Times New Roman"/>
                <w:b/>
                <w:bCs/>
                <w:color w:val="000000"/>
                <w:sz w:val="20"/>
                <w:szCs w:val="20"/>
              </w:rPr>
              <w:t># Bankruptcies</w:t>
            </w:r>
          </w:p>
        </w:tc>
      </w:tr>
      <w:tr w:rsidR="0052243E" w:rsidRPr="0052243E" w14:paraId="5E99602E" w14:textId="77777777" w:rsidTr="0048303D">
        <w:trPr>
          <w:trHeight w:val="300"/>
        </w:trPr>
        <w:tc>
          <w:tcPr>
            <w:tcW w:w="1620" w:type="dxa"/>
            <w:tcBorders>
              <w:top w:val="nil"/>
              <w:left w:val="nil"/>
              <w:bottom w:val="nil"/>
              <w:right w:val="nil"/>
            </w:tcBorders>
            <w:shd w:val="clear" w:color="000000" w:fill="FFFFFF"/>
            <w:noWrap/>
            <w:vAlign w:val="bottom"/>
            <w:hideMark/>
          </w:tcPr>
          <w:p w14:paraId="77400C45" w14:textId="21C5DA58" w:rsidR="0052243E" w:rsidRPr="0052243E" w:rsidRDefault="001C0E45" w:rsidP="0052243E">
            <w:pPr>
              <w:ind w:firstLine="0"/>
              <w:jc w:val="left"/>
              <w:rPr>
                <w:rFonts w:eastAsia="Times New Roman" w:cs="Times New Roman"/>
                <w:color w:val="000000"/>
                <w:sz w:val="20"/>
                <w:szCs w:val="20"/>
              </w:rPr>
            </w:pPr>
            <w:r>
              <w:rPr>
                <w:rFonts w:eastAsia="Times New Roman" w:cs="Times New Roman"/>
                <w:color w:val="000000"/>
                <w:sz w:val="20"/>
                <w:szCs w:val="20"/>
              </w:rPr>
              <w:t>0</w:t>
            </w:r>
            <w:r w:rsidR="0052243E" w:rsidRPr="0052243E">
              <w:rPr>
                <w:rFonts w:eastAsia="Times New Roman" w:cs="Times New Roman"/>
                <w:color w:val="000000"/>
                <w:sz w:val="20"/>
                <w:szCs w:val="20"/>
              </w:rPr>
              <w:t>.5 to Infinity</w:t>
            </w:r>
          </w:p>
        </w:tc>
        <w:tc>
          <w:tcPr>
            <w:tcW w:w="1140" w:type="dxa"/>
            <w:tcBorders>
              <w:top w:val="nil"/>
              <w:left w:val="nil"/>
              <w:bottom w:val="nil"/>
              <w:right w:val="nil"/>
            </w:tcBorders>
            <w:shd w:val="clear" w:color="000000" w:fill="FFFFFF"/>
            <w:noWrap/>
            <w:vAlign w:val="bottom"/>
            <w:hideMark/>
          </w:tcPr>
          <w:p w14:paraId="6F23ACF9" w14:textId="77777777" w:rsidR="0052243E" w:rsidRPr="0052243E" w:rsidRDefault="0052243E" w:rsidP="0052243E">
            <w:pPr>
              <w:ind w:firstLine="0"/>
              <w:jc w:val="left"/>
              <w:rPr>
                <w:rFonts w:eastAsia="Times New Roman" w:cs="Times New Roman"/>
                <w:color w:val="000000"/>
                <w:sz w:val="20"/>
                <w:szCs w:val="20"/>
              </w:rPr>
            </w:pPr>
            <w:r w:rsidRPr="0052243E">
              <w:rPr>
                <w:rFonts w:eastAsia="Times New Roman" w:cs="Times New Roman"/>
                <w:color w:val="000000"/>
                <w:sz w:val="20"/>
                <w:szCs w:val="20"/>
              </w:rPr>
              <w:t>High</w:t>
            </w:r>
          </w:p>
        </w:tc>
        <w:tc>
          <w:tcPr>
            <w:tcW w:w="1902" w:type="dxa"/>
            <w:tcBorders>
              <w:top w:val="nil"/>
              <w:left w:val="nil"/>
              <w:bottom w:val="nil"/>
              <w:right w:val="nil"/>
            </w:tcBorders>
            <w:shd w:val="clear" w:color="000000" w:fill="FFFFFF"/>
            <w:noWrap/>
            <w:vAlign w:val="bottom"/>
            <w:hideMark/>
          </w:tcPr>
          <w:p w14:paraId="46AFBAAD" w14:textId="77777777" w:rsidR="0052243E" w:rsidRPr="0052243E" w:rsidRDefault="0052243E" w:rsidP="00B933AE">
            <w:pPr>
              <w:ind w:firstLine="0"/>
              <w:jc w:val="center"/>
              <w:rPr>
                <w:rFonts w:eastAsia="Times New Roman" w:cs="Times New Roman"/>
                <w:color w:val="000000"/>
                <w:sz w:val="20"/>
                <w:szCs w:val="20"/>
              </w:rPr>
            </w:pPr>
            <w:r w:rsidRPr="0052243E">
              <w:rPr>
                <w:rFonts w:eastAsia="Times New Roman" w:cs="Times New Roman"/>
                <w:color w:val="000000"/>
                <w:sz w:val="20"/>
                <w:szCs w:val="20"/>
              </w:rPr>
              <w:t>26</w:t>
            </w:r>
          </w:p>
        </w:tc>
      </w:tr>
      <w:tr w:rsidR="0052243E" w:rsidRPr="0052243E" w14:paraId="1308A74A" w14:textId="77777777" w:rsidTr="0048303D">
        <w:trPr>
          <w:trHeight w:val="300"/>
        </w:trPr>
        <w:tc>
          <w:tcPr>
            <w:tcW w:w="1620" w:type="dxa"/>
            <w:tcBorders>
              <w:top w:val="nil"/>
              <w:left w:val="nil"/>
              <w:bottom w:val="nil"/>
              <w:right w:val="nil"/>
            </w:tcBorders>
            <w:shd w:val="clear" w:color="000000" w:fill="FFFFFF"/>
            <w:noWrap/>
            <w:vAlign w:val="bottom"/>
            <w:hideMark/>
          </w:tcPr>
          <w:p w14:paraId="3D0B9CAD" w14:textId="77777777" w:rsidR="0052243E" w:rsidRPr="0052243E" w:rsidRDefault="0052243E" w:rsidP="0052243E">
            <w:pPr>
              <w:ind w:firstLine="0"/>
              <w:jc w:val="left"/>
              <w:rPr>
                <w:rFonts w:eastAsia="Times New Roman" w:cs="Times New Roman"/>
                <w:color w:val="000000"/>
                <w:sz w:val="20"/>
                <w:szCs w:val="20"/>
              </w:rPr>
            </w:pPr>
            <w:r w:rsidRPr="0052243E">
              <w:rPr>
                <w:rFonts w:eastAsia="Times New Roman" w:cs="Times New Roman"/>
                <w:color w:val="000000"/>
                <w:sz w:val="20"/>
                <w:szCs w:val="20"/>
              </w:rPr>
              <w:t xml:space="preserve"> -0.5 to .49</w:t>
            </w:r>
          </w:p>
        </w:tc>
        <w:tc>
          <w:tcPr>
            <w:tcW w:w="1140" w:type="dxa"/>
            <w:tcBorders>
              <w:top w:val="nil"/>
              <w:left w:val="nil"/>
              <w:bottom w:val="nil"/>
              <w:right w:val="nil"/>
            </w:tcBorders>
            <w:shd w:val="clear" w:color="000000" w:fill="FFFFFF"/>
            <w:noWrap/>
            <w:vAlign w:val="bottom"/>
            <w:hideMark/>
          </w:tcPr>
          <w:p w14:paraId="01867C22" w14:textId="77777777" w:rsidR="0052243E" w:rsidRPr="0052243E" w:rsidRDefault="0052243E" w:rsidP="0052243E">
            <w:pPr>
              <w:ind w:firstLine="0"/>
              <w:jc w:val="left"/>
              <w:rPr>
                <w:rFonts w:eastAsia="Times New Roman" w:cs="Times New Roman"/>
                <w:color w:val="000000"/>
                <w:sz w:val="20"/>
                <w:szCs w:val="20"/>
              </w:rPr>
            </w:pPr>
            <w:r w:rsidRPr="0052243E">
              <w:rPr>
                <w:rFonts w:eastAsia="Times New Roman" w:cs="Times New Roman"/>
                <w:color w:val="000000"/>
                <w:sz w:val="20"/>
                <w:szCs w:val="20"/>
              </w:rPr>
              <w:t>Elevated</w:t>
            </w:r>
          </w:p>
        </w:tc>
        <w:tc>
          <w:tcPr>
            <w:tcW w:w="1902" w:type="dxa"/>
            <w:tcBorders>
              <w:top w:val="nil"/>
              <w:left w:val="nil"/>
              <w:bottom w:val="nil"/>
              <w:right w:val="nil"/>
            </w:tcBorders>
            <w:shd w:val="clear" w:color="000000" w:fill="FFFFFF"/>
            <w:noWrap/>
            <w:vAlign w:val="bottom"/>
            <w:hideMark/>
          </w:tcPr>
          <w:p w14:paraId="1F54CB51" w14:textId="77777777" w:rsidR="0052243E" w:rsidRPr="0052243E" w:rsidRDefault="0052243E" w:rsidP="00B933AE">
            <w:pPr>
              <w:ind w:firstLine="0"/>
              <w:jc w:val="center"/>
              <w:rPr>
                <w:rFonts w:eastAsia="Times New Roman" w:cs="Times New Roman"/>
                <w:color w:val="000000"/>
                <w:sz w:val="20"/>
                <w:szCs w:val="20"/>
              </w:rPr>
            </w:pPr>
            <w:r w:rsidRPr="0052243E">
              <w:rPr>
                <w:rFonts w:eastAsia="Times New Roman" w:cs="Times New Roman"/>
                <w:color w:val="000000"/>
                <w:sz w:val="20"/>
                <w:szCs w:val="20"/>
              </w:rPr>
              <w:t>20</w:t>
            </w:r>
          </w:p>
        </w:tc>
      </w:tr>
      <w:tr w:rsidR="0052243E" w:rsidRPr="0052243E" w14:paraId="330D55F5" w14:textId="77777777" w:rsidTr="0048303D">
        <w:trPr>
          <w:trHeight w:val="300"/>
        </w:trPr>
        <w:tc>
          <w:tcPr>
            <w:tcW w:w="1620" w:type="dxa"/>
            <w:tcBorders>
              <w:top w:val="nil"/>
              <w:left w:val="nil"/>
              <w:bottom w:val="nil"/>
              <w:right w:val="nil"/>
            </w:tcBorders>
            <w:shd w:val="clear" w:color="000000" w:fill="FFFFFF"/>
            <w:noWrap/>
            <w:vAlign w:val="bottom"/>
            <w:hideMark/>
          </w:tcPr>
          <w:p w14:paraId="4E067E16" w14:textId="77777777" w:rsidR="0052243E" w:rsidRPr="0052243E" w:rsidRDefault="0052243E" w:rsidP="0052243E">
            <w:pPr>
              <w:ind w:firstLine="0"/>
              <w:jc w:val="left"/>
              <w:rPr>
                <w:rFonts w:eastAsia="Times New Roman" w:cs="Times New Roman"/>
                <w:color w:val="000000"/>
                <w:sz w:val="20"/>
                <w:szCs w:val="20"/>
              </w:rPr>
            </w:pPr>
            <w:r w:rsidRPr="0052243E">
              <w:rPr>
                <w:rFonts w:eastAsia="Times New Roman" w:cs="Times New Roman"/>
                <w:color w:val="000000"/>
                <w:sz w:val="20"/>
                <w:szCs w:val="20"/>
              </w:rPr>
              <w:t xml:space="preserve"> -3.00 to -0.49</w:t>
            </w:r>
          </w:p>
        </w:tc>
        <w:tc>
          <w:tcPr>
            <w:tcW w:w="1140" w:type="dxa"/>
            <w:tcBorders>
              <w:top w:val="nil"/>
              <w:left w:val="nil"/>
              <w:bottom w:val="nil"/>
              <w:right w:val="nil"/>
            </w:tcBorders>
            <w:shd w:val="clear" w:color="000000" w:fill="FFFFFF"/>
            <w:noWrap/>
            <w:vAlign w:val="bottom"/>
            <w:hideMark/>
          </w:tcPr>
          <w:p w14:paraId="6A1FFD06" w14:textId="77777777" w:rsidR="0052243E" w:rsidRPr="0052243E" w:rsidRDefault="0052243E" w:rsidP="0052243E">
            <w:pPr>
              <w:ind w:firstLine="0"/>
              <w:jc w:val="left"/>
              <w:rPr>
                <w:rFonts w:eastAsia="Times New Roman" w:cs="Times New Roman"/>
                <w:color w:val="000000"/>
                <w:sz w:val="20"/>
                <w:szCs w:val="20"/>
              </w:rPr>
            </w:pPr>
            <w:r w:rsidRPr="0052243E">
              <w:rPr>
                <w:rFonts w:eastAsia="Times New Roman" w:cs="Times New Roman"/>
                <w:color w:val="000000"/>
                <w:sz w:val="20"/>
                <w:szCs w:val="20"/>
              </w:rPr>
              <w:t>Low</w:t>
            </w:r>
          </w:p>
        </w:tc>
        <w:tc>
          <w:tcPr>
            <w:tcW w:w="1902" w:type="dxa"/>
            <w:tcBorders>
              <w:top w:val="nil"/>
              <w:left w:val="nil"/>
              <w:bottom w:val="nil"/>
              <w:right w:val="nil"/>
            </w:tcBorders>
            <w:shd w:val="clear" w:color="000000" w:fill="FFFFFF"/>
            <w:noWrap/>
            <w:vAlign w:val="bottom"/>
            <w:hideMark/>
          </w:tcPr>
          <w:p w14:paraId="683ACE68" w14:textId="77777777" w:rsidR="0052243E" w:rsidRPr="0052243E" w:rsidRDefault="0052243E" w:rsidP="00B933AE">
            <w:pPr>
              <w:ind w:firstLine="0"/>
              <w:jc w:val="center"/>
              <w:rPr>
                <w:rFonts w:eastAsia="Times New Roman" w:cs="Times New Roman"/>
                <w:color w:val="000000"/>
                <w:sz w:val="20"/>
                <w:szCs w:val="20"/>
              </w:rPr>
            </w:pPr>
            <w:r w:rsidRPr="0052243E">
              <w:rPr>
                <w:rFonts w:eastAsia="Times New Roman" w:cs="Times New Roman"/>
                <w:color w:val="000000"/>
                <w:sz w:val="20"/>
                <w:szCs w:val="20"/>
              </w:rPr>
              <w:t>19</w:t>
            </w:r>
          </w:p>
        </w:tc>
      </w:tr>
      <w:tr w:rsidR="0052243E" w:rsidRPr="00250B34" w14:paraId="358484F3" w14:textId="77777777" w:rsidTr="0048303D">
        <w:trPr>
          <w:trHeight w:val="288"/>
        </w:trPr>
        <w:tc>
          <w:tcPr>
            <w:tcW w:w="1620" w:type="dxa"/>
            <w:tcBorders>
              <w:top w:val="nil"/>
              <w:left w:val="nil"/>
              <w:bottom w:val="nil"/>
              <w:right w:val="nil"/>
            </w:tcBorders>
            <w:shd w:val="clear" w:color="000000" w:fill="FFFFFF"/>
            <w:noWrap/>
            <w:vAlign w:val="bottom"/>
            <w:hideMark/>
          </w:tcPr>
          <w:p w14:paraId="21A75A3E" w14:textId="77777777" w:rsidR="0052243E" w:rsidRPr="00273BF7" w:rsidRDefault="0052243E" w:rsidP="0052243E">
            <w:pPr>
              <w:ind w:firstLine="0"/>
              <w:jc w:val="left"/>
              <w:rPr>
                <w:rFonts w:eastAsia="Times New Roman" w:cs="Times New Roman"/>
                <w:color w:val="000000"/>
                <w:sz w:val="20"/>
                <w:szCs w:val="20"/>
              </w:rPr>
            </w:pPr>
            <w:r w:rsidRPr="00273BF7">
              <w:rPr>
                <w:rFonts w:eastAsia="Times New Roman" w:cs="Times New Roman"/>
                <w:color w:val="000000"/>
                <w:sz w:val="20"/>
                <w:szCs w:val="20"/>
              </w:rPr>
              <w:t>Below -3.00</w:t>
            </w:r>
          </w:p>
        </w:tc>
        <w:tc>
          <w:tcPr>
            <w:tcW w:w="1140" w:type="dxa"/>
            <w:tcBorders>
              <w:top w:val="nil"/>
              <w:left w:val="nil"/>
              <w:bottom w:val="nil"/>
              <w:right w:val="nil"/>
            </w:tcBorders>
            <w:shd w:val="clear" w:color="000000" w:fill="FFFFFF"/>
            <w:noWrap/>
            <w:vAlign w:val="bottom"/>
            <w:hideMark/>
          </w:tcPr>
          <w:p w14:paraId="2C3DC5E1" w14:textId="77777777" w:rsidR="0052243E" w:rsidRPr="00273BF7" w:rsidRDefault="0052243E" w:rsidP="0052243E">
            <w:pPr>
              <w:ind w:firstLine="0"/>
              <w:jc w:val="left"/>
              <w:rPr>
                <w:rFonts w:eastAsia="Times New Roman" w:cs="Times New Roman"/>
                <w:color w:val="000000"/>
                <w:sz w:val="20"/>
                <w:szCs w:val="20"/>
              </w:rPr>
            </w:pPr>
            <w:r w:rsidRPr="00273BF7">
              <w:rPr>
                <w:rFonts w:eastAsia="Times New Roman" w:cs="Times New Roman"/>
                <w:color w:val="000000"/>
                <w:sz w:val="20"/>
                <w:szCs w:val="20"/>
              </w:rPr>
              <w:t>Negligible</w:t>
            </w:r>
          </w:p>
        </w:tc>
        <w:tc>
          <w:tcPr>
            <w:tcW w:w="1902" w:type="dxa"/>
            <w:tcBorders>
              <w:top w:val="nil"/>
              <w:left w:val="nil"/>
              <w:bottom w:val="nil"/>
              <w:right w:val="nil"/>
            </w:tcBorders>
            <w:shd w:val="clear" w:color="000000" w:fill="FFFFFF"/>
            <w:noWrap/>
            <w:vAlign w:val="bottom"/>
            <w:hideMark/>
          </w:tcPr>
          <w:p w14:paraId="58DD1BE8" w14:textId="77777777" w:rsidR="0052243E" w:rsidRPr="00273BF7" w:rsidRDefault="0052243E" w:rsidP="00B933AE">
            <w:pPr>
              <w:ind w:firstLine="0"/>
              <w:jc w:val="center"/>
              <w:rPr>
                <w:rFonts w:eastAsia="Times New Roman" w:cs="Times New Roman"/>
                <w:color w:val="000000"/>
                <w:sz w:val="20"/>
                <w:szCs w:val="20"/>
              </w:rPr>
            </w:pPr>
            <w:r w:rsidRPr="00273BF7">
              <w:rPr>
                <w:rFonts w:eastAsia="Times New Roman" w:cs="Times New Roman"/>
                <w:color w:val="000000"/>
                <w:sz w:val="20"/>
                <w:szCs w:val="20"/>
              </w:rPr>
              <w:t>0</w:t>
            </w:r>
          </w:p>
        </w:tc>
      </w:tr>
    </w:tbl>
    <w:p w14:paraId="602A4B01" w14:textId="77777777" w:rsidR="0052243E" w:rsidRDefault="0052243E" w:rsidP="00393CF0"/>
    <w:p w14:paraId="4A12151B" w14:textId="28EAE83B" w:rsidR="00145B0D" w:rsidRDefault="00F2619C" w:rsidP="00F2619C">
      <w:pPr>
        <w:pStyle w:val="Heading2"/>
        <w:rPr>
          <w:ins w:id="772" w:author="Fulton, Lawrence V" w:date="2025-06-06T08:42:00Z" w16du:dateUtc="2025-06-06T12:42:00Z"/>
          <w:rFonts w:eastAsia="Palatino Linotype"/>
        </w:rPr>
      </w:pPr>
      <w:ins w:id="773" w:author="Fulton, Lawrence V" w:date="2025-06-06T08:41:00Z" w16du:dateUtc="2025-06-06T12:41:00Z">
        <w:r>
          <w:rPr>
            <w:rFonts w:eastAsia="Palatino Linotype"/>
          </w:rPr>
          <w:t>5.5. Major Findings</w:t>
        </w:r>
      </w:ins>
    </w:p>
    <w:p w14:paraId="5F779840" w14:textId="009A9842" w:rsidR="00F2619C" w:rsidRPr="00F2619C" w:rsidRDefault="00F2619C" w:rsidP="00F2619C">
      <w:pPr>
        <w:rPr>
          <w:ins w:id="774" w:author="Fulton, Lawrence V" w:date="2025-06-06T08:41:00Z" w16du:dateUtc="2025-06-06T12:41:00Z"/>
          <w:lang w:eastAsia="de-DE" w:bidi="en-US"/>
          <w:rPrChange w:id="775" w:author="Fulton, Lawrence V" w:date="2025-06-06T08:42:00Z" w16du:dateUtc="2025-06-06T12:42:00Z">
            <w:rPr>
              <w:ins w:id="776" w:author="Fulton, Lawrence V" w:date="2025-06-06T08:41:00Z" w16du:dateUtc="2025-06-06T12:41:00Z"/>
              <w:rFonts w:eastAsia="Palatino Linotype"/>
            </w:rPr>
          </w:rPrChange>
        </w:rPr>
        <w:pPrChange w:id="777" w:author="Fulton, Lawrence V" w:date="2025-06-06T08:42:00Z" w16du:dateUtc="2025-06-06T12:42:00Z">
          <w:pPr>
            <w:pStyle w:val="MDPI21heading1"/>
            <w:ind w:left="0"/>
          </w:pPr>
        </w:pPrChange>
      </w:pPr>
      <w:ins w:id="778" w:author="Fulton, Lawrence V" w:date="2025-06-06T08:42:00Z" w16du:dateUtc="2025-06-06T12:42:00Z">
        <w:r w:rsidRPr="00F2619C">
          <w:rPr>
            <w:lang w:eastAsia="de-DE" w:bidi="en-US"/>
          </w:rPr>
          <w:t xml:space="preserve">These results highlight three critical insights. First, the BRKFSST model substantially outperforms traditional financial models, achieving an AUC of 81.8% and balanced accuracy of 72.2%, while legacy approaches like Altman’s </w:t>
        </w:r>
        <w:proofErr w:type="gramStart"/>
        <w:r w:rsidRPr="00F2619C">
          <w:rPr>
            <w:lang w:eastAsia="de-DE" w:bidi="en-US"/>
          </w:rPr>
          <w:t>Z''</w:t>
        </w:r>
        <w:proofErr w:type="gramEnd"/>
        <w:r w:rsidRPr="00F2619C">
          <w:rPr>
            <w:lang w:eastAsia="de-DE" w:bidi="en-US"/>
          </w:rPr>
          <w:t>, Ohlson’s O-score, and Zmijewski’s model failed to reliably identify bankrupt hospitals—sometimes missing all bankruptcy cases entirely. Second, the inclusion of hospital-specific variables such as HCAHPS quality ratings, adjusted patient days, and payer mix significantly enhanced predictive performance, confirming the value of tailoring models to the unique financial and operational realities of healthcare institutions. Finally, by employing a regularized logistic regression approach, the BRKFSST model balances predictive accuracy with interpretability, enabling hospital leaders and policymakers to not only identify at-risk organizations but also understand the drivers of financial vulnerability.</w:t>
        </w:r>
      </w:ins>
    </w:p>
    <w:p w14:paraId="64B371D1" w14:textId="108499EF" w:rsidR="00B73568" w:rsidRDefault="00A47548" w:rsidP="00B73568">
      <w:pPr>
        <w:pStyle w:val="MDPI21heading1"/>
        <w:ind w:left="0"/>
        <w:rPr>
          <w:ins w:id="779" w:author="Beauvais, Bradley M" w:date="2025-06-04T12:54:00Z" w16du:dateUtc="2025-06-04T17:54:00Z"/>
          <w:rFonts w:eastAsia="Palatino Linotype" w:cs="Palatino Linotype"/>
          <w:color w:val="auto"/>
          <w:sz w:val="22"/>
        </w:rPr>
      </w:pPr>
      <w:r>
        <w:rPr>
          <w:rFonts w:eastAsia="Palatino Linotype" w:cs="Palatino Linotype"/>
          <w:color w:val="auto"/>
          <w:sz w:val="22"/>
        </w:rPr>
        <w:t>6</w:t>
      </w:r>
      <w:r w:rsidR="00B73568" w:rsidRPr="00F6305B">
        <w:rPr>
          <w:rFonts w:eastAsia="Palatino Linotype" w:cs="Palatino Linotype"/>
          <w:color w:val="auto"/>
          <w:sz w:val="22"/>
        </w:rPr>
        <w:t>. Discussion</w:t>
      </w:r>
    </w:p>
    <w:p w14:paraId="247F9C5D" w14:textId="77777777" w:rsidR="0083478A" w:rsidRPr="00F94C5A" w:rsidRDefault="0083478A" w:rsidP="0083478A">
      <w:pPr>
        <w:pStyle w:val="Heading2"/>
        <w:rPr>
          <w:ins w:id="780" w:author="Beauvais, Bradley M" w:date="2025-06-04T12:54:00Z" w16du:dateUtc="2025-06-04T17:54:00Z"/>
          <w:iCs/>
        </w:rPr>
      </w:pPr>
      <w:ins w:id="781" w:author="Beauvais, Bradley M" w:date="2025-06-04T12:54:00Z" w16du:dateUtc="2025-06-04T17:54:00Z">
        <w:r w:rsidRPr="00F94C5A">
          <w:t>6.1. Relevance</w:t>
        </w:r>
      </w:ins>
    </w:p>
    <w:p w14:paraId="590D0FA1" w14:textId="2BC77F15" w:rsidR="0083478A" w:rsidRPr="00F6305B" w:rsidDel="0083478A" w:rsidRDefault="0083478A" w:rsidP="00B73568">
      <w:pPr>
        <w:pStyle w:val="MDPI21heading1"/>
        <w:ind w:left="0"/>
        <w:rPr>
          <w:del w:id="782" w:author="Beauvais, Bradley M" w:date="2025-06-04T12:54:00Z" w16du:dateUtc="2025-06-04T17:54:00Z"/>
          <w:rFonts w:eastAsia="Palatino Linotype" w:cs="Palatino Linotype"/>
          <w:color w:val="auto"/>
          <w:sz w:val="22"/>
        </w:rPr>
      </w:pPr>
    </w:p>
    <w:p w14:paraId="3C22DDAC" w14:textId="5A708688" w:rsidR="003B44AD" w:rsidRPr="008B1380" w:rsidRDefault="003B44AD">
      <w:pPr>
        <w:rPr>
          <w:ins w:id="783" w:author="Beauvais, Bradley M" w:date="2025-06-04T12:50:00Z"/>
          <w:rPrChange w:id="784" w:author="Beauvais, Bradley M" w:date="2025-06-04T12:52:00Z" w16du:dateUtc="2025-06-04T17:52:00Z">
            <w:rPr>
              <w:ins w:id="785" w:author="Beauvais, Bradley M" w:date="2025-06-04T12:50:00Z"/>
              <w:bCs/>
              <w:i/>
              <w:noProof/>
              <w:szCs w:val="20"/>
            </w:rPr>
          </w:rPrChange>
        </w:rPr>
        <w:pPrChange w:id="786" w:author="Beauvais, Bradley M" w:date="2025-06-04T12:52:00Z" w16du:dateUtc="2025-06-04T17:52:00Z">
          <w:pPr>
            <w:pStyle w:val="MDPI21heading1"/>
          </w:pPr>
        </w:pPrChange>
      </w:pPr>
      <w:ins w:id="787" w:author="Beauvais, Bradley M" w:date="2025-06-04T12:50:00Z">
        <w:r w:rsidRPr="008B1380">
          <w:rPr>
            <w:rPrChange w:id="788" w:author="Beauvais, Bradley M" w:date="2025-06-04T12:52:00Z" w16du:dateUtc="2025-06-04T17:52:00Z">
              <w:rPr>
                <w:bCs/>
                <w:i/>
                <w:noProof/>
                <w:szCs w:val="20"/>
              </w:rPr>
            </w:rPrChange>
          </w:rPr>
          <w:t xml:space="preserve">In our study, we observed that traditional models such as Altman's </w:t>
        </w:r>
        <w:proofErr w:type="gramStart"/>
        <w:r w:rsidRPr="008B1380">
          <w:rPr>
            <w:rPrChange w:id="789" w:author="Beauvais, Bradley M" w:date="2025-06-04T12:52:00Z" w16du:dateUtc="2025-06-04T17:52:00Z">
              <w:rPr>
                <w:bCs/>
                <w:i/>
                <w:noProof/>
                <w:szCs w:val="20"/>
              </w:rPr>
            </w:rPrChange>
          </w:rPr>
          <w:t>Z''</w:t>
        </w:r>
        <w:proofErr w:type="gramEnd"/>
        <w:r w:rsidRPr="008B1380">
          <w:rPr>
            <w:rPrChange w:id="790" w:author="Beauvais, Bradley M" w:date="2025-06-04T12:52:00Z" w16du:dateUtc="2025-06-04T17:52:00Z">
              <w:rPr>
                <w:bCs/>
                <w:i/>
                <w:noProof/>
                <w:szCs w:val="20"/>
              </w:rPr>
            </w:rPrChange>
          </w:rPr>
          <w:t xml:space="preserve"> and Ohlson’s O-score underperformed in the hospital setting, particularly when used without re</w:t>
        </w:r>
      </w:ins>
      <w:ins w:id="791" w:author="Beauvais, Bradley M" w:date="2025-06-04T12:52:00Z" w16du:dateUtc="2025-06-04T17:52:00Z">
        <w:r w:rsidR="004051D9">
          <w:t>-e</w:t>
        </w:r>
      </w:ins>
      <w:ins w:id="792" w:author="Beauvais, Bradley M" w:date="2025-06-04T12:50:00Z">
        <w:r w:rsidRPr="008B1380">
          <w:rPr>
            <w:rPrChange w:id="793" w:author="Beauvais, Bradley M" w:date="2025-06-04T12:52:00Z" w16du:dateUtc="2025-06-04T17:52:00Z">
              <w:rPr>
                <w:bCs/>
                <w:i/>
                <w:noProof/>
                <w:szCs w:val="20"/>
              </w:rPr>
            </w:rPrChange>
          </w:rPr>
          <w:t xml:space="preserve">stimation or time-lagged variables. While Ohlson’s model showed some improvement with recalibration, it still lacked sufficient recall and interpretability in the healthcare context. In contrast, our BRKFSST logistic regression model demonstrated superior predictive performance, achieving an average Area Under the Curve (AUC) of </w:t>
        </w:r>
      </w:ins>
      <w:r w:rsidR="00567C79">
        <w:t>81.8</w:t>
      </w:r>
      <w:ins w:id="794" w:author="Beauvais, Bradley M" w:date="2025-06-04T12:50:00Z">
        <w:r w:rsidRPr="008B1380">
          <w:rPr>
            <w:rPrChange w:id="795" w:author="Beauvais, Bradley M" w:date="2025-06-04T12:52:00Z" w16du:dateUtc="2025-06-04T17:52:00Z">
              <w:rPr>
                <w:bCs/>
                <w:i/>
                <w:noProof/>
                <w:szCs w:val="20"/>
              </w:rPr>
            </w:rPrChange>
          </w:rPr>
          <w:t>%, balanced accuracy of 72.</w:t>
        </w:r>
      </w:ins>
      <w:r w:rsidR="00567C79">
        <w:t>2</w:t>
      </w:r>
      <w:ins w:id="796" w:author="Beauvais, Bradley M" w:date="2025-06-04T12:50:00Z">
        <w:r w:rsidRPr="008B1380">
          <w:rPr>
            <w:rPrChange w:id="797" w:author="Beauvais, Bradley M" w:date="2025-06-04T12:52:00Z" w16du:dateUtc="2025-06-04T17:52:00Z">
              <w:rPr>
                <w:bCs/>
                <w:i/>
                <w:noProof/>
                <w:szCs w:val="20"/>
              </w:rPr>
            </w:rPrChange>
          </w:rPr>
          <w:t xml:space="preserve">%, and a mean recall of </w:t>
        </w:r>
      </w:ins>
      <w:r w:rsidR="00444A83">
        <w:lastRenderedPageBreak/>
        <w:t>60.6</w:t>
      </w:r>
      <w:ins w:id="798" w:author="Beauvais, Bradley M" w:date="2025-06-04T12:50:00Z">
        <w:r w:rsidRPr="008B1380">
          <w:rPr>
            <w:rPrChange w:id="799" w:author="Beauvais, Bradley M" w:date="2025-06-04T12:52:00Z" w16du:dateUtc="2025-06-04T17:52:00Z">
              <w:rPr>
                <w:bCs/>
                <w:i/>
                <w:noProof/>
                <w:szCs w:val="20"/>
              </w:rPr>
            </w:rPrChange>
          </w:rPr>
          <w:t>% across multiple test/train splits. These metrics suggest a strong capacity to discriminate between bankrupt and non-bankrupt hospitals, particularly in an imbalanced data context.</w:t>
        </w:r>
      </w:ins>
    </w:p>
    <w:p w14:paraId="209EEDBF" w14:textId="77777777" w:rsidR="003B44AD" w:rsidRPr="008B1380" w:rsidRDefault="003B44AD">
      <w:pPr>
        <w:rPr>
          <w:ins w:id="800" w:author="Beauvais, Bradley M" w:date="2025-06-04T12:50:00Z"/>
          <w:rPrChange w:id="801" w:author="Beauvais, Bradley M" w:date="2025-06-04T12:52:00Z" w16du:dateUtc="2025-06-04T17:52:00Z">
            <w:rPr>
              <w:ins w:id="802" w:author="Beauvais, Bradley M" w:date="2025-06-04T12:50:00Z"/>
              <w:bCs/>
              <w:i/>
              <w:noProof/>
              <w:szCs w:val="20"/>
            </w:rPr>
          </w:rPrChange>
        </w:rPr>
        <w:pPrChange w:id="803" w:author="Beauvais, Bradley M" w:date="2025-06-04T12:52:00Z" w16du:dateUtc="2025-06-04T17:52:00Z">
          <w:pPr>
            <w:pStyle w:val="MDPI21heading1"/>
          </w:pPr>
        </w:pPrChange>
      </w:pPr>
      <w:ins w:id="804" w:author="Beauvais, Bradley M" w:date="2025-06-04T12:50:00Z">
        <w:r w:rsidRPr="008B1380">
          <w:rPr>
            <w:rPrChange w:id="805" w:author="Beauvais, Bradley M" w:date="2025-06-04T12:52:00Z" w16du:dateUtc="2025-06-04T17:52:00Z">
              <w:rPr>
                <w:bCs/>
                <w:i/>
                <w:noProof/>
                <w:szCs w:val="20"/>
              </w:rPr>
            </w:rPrChange>
          </w:rPr>
          <w:t>One of the most significant contributions of this model is its interpretability. While machine learning models such as neural networks and ensemble methods may outperform in raw accuracy, they offer little insight for hospital executives and policymakers who need actionable guidance. By deliberately employing logistic regression, our model reveals which factors most strongly influence the likelihood of bankruptcy and allows for individual hospital risk scores to be calculated. For example, the BRKFSST model identified several key predictors of bankruptcy: a higher labor compensation ratio was associated with increased risk, while stronger patient volumes (e.g., adjusted patient days) and government ownership reduced the likelihood of bankruptcy. Additionally, lower scores in quality metrics, such as the Hospital Consumer Assessment of Healthcare Providers and Systems (HCAHPS) Star Ratings, were also associated with financial distress.</w:t>
        </w:r>
      </w:ins>
    </w:p>
    <w:p w14:paraId="118358C6" w14:textId="76C5AF41" w:rsidR="00865436" w:rsidRPr="00A737AA" w:rsidDel="003B44AD" w:rsidRDefault="00865436" w:rsidP="0048303D">
      <w:pPr>
        <w:spacing w:before="240"/>
        <w:rPr>
          <w:del w:id="806" w:author="Beauvais, Bradley M" w:date="2025-06-04T12:50:00Z" w16du:dateUtc="2025-06-04T17:50:00Z"/>
        </w:rPr>
      </w:pPr>
      <w:del w:id="807" w:author="Beauvais, Bradley M" w:date="2025-06-04T12:50:00Z" w16du:dateUtc="2025-06-04T17:50:00Z">
        <w:r w:rsidRPr="00A737AA" w:rsidDel="003B44AD">
          <w:delText xml:space="preserve">In our results, </w:delText>
        </w:r>
        <w:r w:rsidR="00465391" w:rsidDel="003B44AD">
          <w:delText>we</w:delText>
        </w:r>
        <w:r w:rsidRPr="00A737AA" w:rsidDel="003B44AD">
          <w:delText xml:space="preserve"> noted </w:delText>
        </w:r>
        <w:r w:rsidR="00465391" w:rsidDel="003B44AD">
          <w:delText>that</w:delText>
        </w:r>
        <w:r w:rsidR="00465391" w:rsidRPr="00A737AA" w:rsidDel="003B44AD">
          <w:delText xml:space="preserve"> </w:delText>
        </w:r>
        <w:r w:rsidR="009B2E9E" w:rsidDel="003B44AD">
          <w:delText>t</w:delText>
        </w:r>
        <w:r w:rsidRPr="00A737AA" w:rsidDel="003B44AD">
          <w:delText xml:space="preserve">he Altman </w:delText>
        </w:r>
        <w:r w:rsidR="009B2E9E" w:rsidDel="003B44AD">
          <w:delText>and</w:delText>
        </w:r>
        <w:r w:rsidR="009B2E9E" w:rsidRPr="00A737AA" w:rsidDel="003B44AD">
          <w:delText xml:space="preserve"> </w:delText>
        </w:r>
        <w:r w:rsidRPr="00A737AA" w:rsidDel="003B44AD">
          <w:delText xml:space="preserve">Ohlson bankruptcy prediction models </w:delText>
        </w:r>
        <w:r w:rsidR="009B2E9E" w:rsidDel="003B44AD">
          <w:delText>underperformed on most metrics</w:delText>
        </w:r>
        <w:r w:rsidRPr="00A737AA" w:rsidDel="003B44AD">
          <w:delText xml:space="preserve">. </w:delText>
        </w:r>
        <w:r w:rsidR="00B40269" w:rsidDel="003B44AD">
          <w:delText xml:space="preserve">In terms of the F1-score, only the Zmijewski model with the re-estimated coefficients achieved </w:delText>
        </w:r>
        <w:r w:rsidR="00A5100D" w:rsidDel="003B44AD">
          <w:delText xml:space="preserve">accuracy metrics </w:delText>
        </w:r>
        <w:r w:rsidR="00B40269" w:rsidDel="003B44AD">
          <w:delText xml:space="preserve">close to the BRKFSST model.  </w:delText>
        </w:r>
        <w:r w:rsidRPr="00A737AA" w:rsidDel="003B44AD">
          <w:delText>Although some factors within the Ohlson model appear in our analysis, most of the important factors identified in our final model fall outside of the traditional Ohlson variable list and none of the Altman model factors appear in any of our analysis. These results are not entirely unexpected given the age of the two models in question</w:delText>
        </w:r>
        <w:r w:rsidR="00B40269" w:rsidDel="003B44AD">
          <w:delText xml:space="preserve">, the stark differences in predictive approaches, </w:delText>
        </w:r>
        <w:r w:rsidRPr="00A737AA" w:rsidDel="003B44AD">
          <w:delText>and the economic and organizational complexities contemporary hospital leaders encounter.</w:delText>
        </w:r>
      </w:del>
    </w:p>
    <w:p w14:paraId="478439F5" w14:textId="266418EF" w:rsidR="003145D2" w:rsidRPr="00F94C5A" w:rsidDel="003B44AD" w:rsidRDefault="00A47548" w:rsidP="00723162">
      <w:pPr>
        <w:pStyle w:val="Heading2"/>
        <w:rPr>
          <w:del w:id="808" w:author="Beauvais, Bradley M" w:date="2025-06-04T12:50:00Z" w16du:dateUtc="2025-06-04T17:50:00Z"/>
          <w:iCs/>
        </w:rPr>
      </w:pPr>
      <w:del w:id="809" w:author="Beauvais, Bradley M" w:date="2025-06-04T12:50:00Z" w16du:dateUtc="2025-06-04T17:50:00Z">
        <w:r w:rsidRPr="00F94C5A" w:rsidDel="003B44AD">
          <w:delText>6</w:delText>
        </w:r>
        <w:r w:rsidR="003145D2" w:rsidRPr="00F94C5A" w:rsidDel="003B44AD">
          <w:delText>.1. Relevance</w:delText>
        </w:r>
      </w:del>
    </w:p>
    <w:p w14:paraId="36B046D1" w14:textId="2DDFDD1A" w:rsidR="003145D2" w:rsidRPr="00A737AA" w:rsidDel="003B44AD" w:rsidRDefault="003145D2" w:rsidP="00273BF7">
      <w:pPr>
        <w:rPr>
          <w:del w:id="810" w:author="Beauvais, Bradley M" w:date="2025-06-04T12:50:00Z" w16du:dateUtc="2025-06-04T17:50:00Z"/>
          <w:rFonts w:eastAsia="Times New Roman" w:cs="Times New Roman"/>
        </w:rPr>
      </w:pPr>
      <w:del w:id="811" w:author="Beauvais, Bradley M" w:date="2025-06-04T12:50:00Z" w16du:dateUtc="2025-06-04T17:50:00Z">
        <w:r w:rsidRPr="00A737AA" w:rsidDel="003B44AD">
          <w:delText>Bankruptcy is the unfortunate result of many businesses</w:delText>
        </w:r>
        <w:r w:rsidR="4322B983" w:rsidRPr="55ED3B6D" w:rsidDel="003B44AD">
          <w:delText xml:space="preserve"> </w:delText>
        </w:r>
        <w:r w:rsidR="004A70C0" w:rsidRPr="00A737AA" w:rsidDel="003B44AD">
          <w:fldChar w:fldCharType="begin"/>
        </w:r>
        <w:r w:rsidR="00205101" w:rsidDel="003B44AD">
          <w:delInstrText xml:space="preserve"> ADDIN ZOTERO_ITEM CSL_CITATION {"citationID":"Vn48qkkH","properties":{"formattedCitation":"[25]","plainCitation":"[25]","dontUpdate":true,"noteIndex":0},"citationItems":[{"id":"9FzcfhFk/FJ8OPVN9","uris":["http://zotero.org/users/local/2kgMfbam/items/73UMCVGS"],"itemData":{"id":39,"type":"paper-conference","event-title":"Healthcare","ISBN":"2227-9032","note":"issue: 2","page":"165","publisher":"MDPI","title":"The Predictive Factors of Hospital Bankruptcy—An Exploratory Study","volume":"11","author":[{"family":"Beauvais","given":"Bradley"},{"family":"Ramamonjiarivelo","given":"Zo"},{"family":"Betancourt","given":"Jose"},{"family":"Cruz","given":"John"},{"family":"Fulton","given":"Lawrence"}],"issued":{"date-parts":[["2023"]]}}}],"schema":"https://github.com/citation-style-language/schema/raw/master/csl-citation.json"} </w:delInstrText>
        </w:r>
        <w:r w:rsidR="004A70C0" w:rsidRPr="00A737AA" w:rsidDel="003B44AD">
          <w:fldChar w:fldCharType="separate"/>
        </w:r>
        <w:r w:rsidR="004A70C0" w:rsidRPr="00A737AA" w:rsidDel="003B44AD">
          <w:delText>[</w:delText>
        </w:r>
        <w:r w:rsidR="001F1FCC" w:rsidDel="003B44AD">
          <w:delText>29</w:delText>
        </w:r>
        <w:r w:rsidR="004A70C0" w:rsidRPr="00A737AA" w:rsidDel="003B44AD">
          <w:delText>]</w:delText>
        </w:r>
        <w:r w:rsidR="004A70C0" w:rsidRPr="00A737AA" w:rsidDel="003B44AD">
          <w:fldChar w:fldCharType="end"/>
        </w:r>
        <w:r w:rsidRPr="00A737AA" w:rsidDel="003B44AD">
          <w:delText xml:space="preserve">. In recent years, there has been an increased number of hospitals in the United States that have met this troubled ending. Any time a business closes, there is a loss of goods, services, and economic opportunity in the local job market. However, with the closure of a hospital comes the increased societal cost of poorer access to care and loss of other supportive clinical services. Thus, gaining a deeper understanding of what contributes to this financial outcome is increasingly vital as our population grows and ages, and as our care delivery facilities continue to close their doors. Based on our analysis, we </w:delText>
        </w:r>
        <w:r w:rsidR="004931AF" w:rsidRPr="00A737AA" w:rsidDel="003B44AD">
          <w:delText>contend that</w:delText>
        </w:r>
        <w:r w:rsidRPr="00A737AA" w:rsidDel="003B44AD">
          <w:delText xml:space="preserve"> both sound financial structure as well as supportive accreditation and quality </w:delText>
        </w:r>
        <w:r w:rsidR="00A5100D" w:rsidDel="003B44AD">
          <w:delText>metrics</w:delText>
        </w:r>
        <w:r w:rsidR="00A5100D" w:rsidRPr="00A737AA" w:rsidDel="003B44AD">
          <w:delText xml:space="preserve"> </w:delText>
        </w:r>
        <w:r w:rsidRPr="00A737AA" w:rsidDel="003B44AD">
          <w:delText>all meaningfully insulate an organization against long-term economic underperformance.</w:delText>
        </w:r>
      </w:del>
    </w:p>
    <w:p w14:paraId="23999F76" w14:textId="4C2FE8A7" w:rsidR="003145D2" w:rsidRPr="00F94C5A" w:rsidRDefault="00A47548" w:rsidP="00723162">
      <w:pPr>
        <w:pStyle w:val="Heading2"/>
        <w:rPr>
          <w:iCs/>
        </w:rPr>
      </w:pPr>
      <w:r w:rsidRPr="00F94C5A">
        <w:t>6</w:t>
      </w:r>
      <w:r w:rsidR="003145D2" w:rsidRPr="00F94C5A">
        <w:t>.2. Managerial Implications</w:t>
      </w:r>
    </w:p>
    <w:p w14:paraId="6EC7C588" w14:textId="3D81F7E9" w:rsidR="00B500F9" w:rsidRPr="00B21154" w:rsidRDefault="003145D2" w:rsidP="00B500F9">
      <w:pPr>
        <w:rPr>
          <w:ins w:id="812" w:author="Beauvais, Bradley M" w:date="2025-06-04T12:54:00Z" w16du:dateUtc="2025-06-04T17:54:00Z"/>
        </w:rPr>
      </w:pPr>
      <w:r w:rsidRPr="00A737AA">
        <w:t xml:space="preserve">It is crucial for all organizations, and more precisely hospitals, to monitor their </w:t>
      </w:r>
      <w:r w:rsidR="00A5100D">
        <w:t xml:space="preserve">financial and quality </w:t>
      </w:r>
      <w:r w:rsidRPr="00A737AA">
        <w:t xml:space="preserve">performance </w:t>
      </w:r>
      <w:r w:rsidR="00A5100D">
        <w:t xml:space="preserve">metrics </w:t>
      </w:r>
      <w:r w:rsidRPr="00A737AA">
        <w:t xml:space="preserve">and detect early signs of financial trouble to prevent bankruptcy. </w:t>
      </w:r>
      <w:ins w:id="813" w:author="Beauvais, Bradley M" w:date="2025-06-04T12:55:00Z" w16du:dateUtc="2025-06-04T17:55:00Z">
        <w:r w:rsidR="00B500F9">
          <w:t xml:space="preserve">Our </w:t>
        </w:r>
      </w:ins>
      <w:ins w:id="814" w:author="Beauvais, Bradley M" w:date="2025-06-04T12:54:00Z" w16du:dateUtc="2025-06-04T17:54:00Z">
        <w:r w:rsidR="00B500F9" w:rsidRPr="00B21154">
          <w:t xml:space="preserve">findings present clear and actionable implications for hospital leaders. Organizations that operate with tighter </w:t>
        </w:r>
      </w:ins>
      <w:ins w:id="815" w:author="Beauvais, Bradley M" w:date="2025-06-04T13:34:00Z" w16du:dateUtc="2025-06-04T18:34:00Z">
        <w:r w:rsidR="009B2012" w:rsidRPr="00B21154">
          <w:t xml:space="preserve">margins, </w:t>
        </w:r>
      </w:ins>
      <w:ins w:id="816" w:author="Beauvais, Bradley M" w:date="2025-06-04T12:54:00Z" w16du:dateUtc="2025-06-04T17:54:00Z">
        <w:r w:rsidR="00B500F9" w:rsidRPr="00B21154">
          <w:t xml:space="preserve">particularly those with high labor costs and </w:t>
        </w:r>
      </w:ins>
      <w:r w:rsidR="00843557" w:rsidRPr="00B21154">
        <w:t>low-quality</w:t>
      </w:r>
      <w:ins w:id="817" w:author="Beauvais, Bradley M" w:date="2025-06-04T12:54:00Z" w16du:dateUtc="2025-06-04T17:54:00Z">
        <w:r w:rsidR="00B500F9" w:rsidRPr="00B21154">
          <w:t xml:space="preserve"> ratings</w:t>
        </w:r>
      </w:ins>
      <w:ins w:id="818" w:author="Beauvais, Bradley M" w:date="2025-06-04T13:34:00Z" w16du:dateUtc="2025-06-04T18:34:00Z">
        <w:r w:rsidR="009B2012">
          <w:t xml:space="preserve">, </w:t>
        </w:r>
      </w:ins>
      <w:ins w:id="819" w:author="Beauvais, Bradley M" w:date="2025-06-04T12:54:00Z" w16du:dateUtc="2025-06-04T17:54:00Z">
        <w:r w:rsidR="00B500F9" w:rsidRPr="00B21154">
          <w:t>should be closely monitored. Leadership teams can use the derived equation to generate risk scores based on their own institutional data, enabling proactive financial stewardship and contingency planning. Moreover, policy makers may find the model useful in identifying facilities that require financial support or regulatory interventions, especially those in underserved or economically vulnerable areas.</w:t>
        </w:r>
      </w:ins>
      <w:ins w:id="820" w:author="Beauvais, Bradley M" w:date="2025-06-04T12:55:00Z" w16du:dateUtc="2025-06-04T17:55:00Z">
        <w:r w:rsidR="00F030FF">
          <w:t xml:space="preserve"> </w:t>
        </w:r>
      </w:ins>
      <w:ins w:id="821" w:author="Beauvais, Bradley M" w:date="2025-06-04T12:54:00Z" w16du:dateUtc="2025-06-04T17:54:00Z">
        <w:r w:rsidR="00B500F9" w:rsidRPr="00B21154">
          <w:t>Overall, this research advances the field by combining predictive accuracy with interpretability in a high-stakes environment. While no model can perfectly forecast future insolvency, this study offers a valuable tool for mitigating risk in a sector where bankruptcy has direct implications for public health.</w:t>
        </w:r>
      </w:ins>
    </w:p>
    <w:p w14:paraId="57873C0C" w14:textId="00F1E14E" w:rsidR="003145D2" w:rsidRPr="00A737AA" w:rsidRDefault="003145D2" w:rsidP="009260D8">
      <w:r w:rsidRPr="00A737AA">
        <w:rPr>
          <w:rStyle w:val="normaltextrun"/>
        </w:rPr>
        <w:t xml:space="preserve">Through </w:t>
      </w:r>
      <w:r w:rsidR="009069E0" w:rsidRPr="00A737AA">
        <w:rPr>
          <w:rStyle w:val="normaltextrun"/>
        </w:rPr>
        <w:t xml:space="preserve">the </w:t>
      </w:r>
      <w:r w:rsidRPr="00A737AA">
        <w:rPr>
          <w:rStyle w:val="normaltextrun"/>
        </w:rPr>
        <w:t xml:space="preserve">development of a hospital-specific model that encompasses reliable predictive factors of bankruptcy, we seek to provide health policy makers and leaders of healthcare </w:t>
      </w:r>
      <w:r w:rsidR="004931AF" w:rsidRPr="00A737AA">
        <w:rPr>
          <w:rStyle w:val="normaltextrun"/>
        </w:rPr>
        <w:t>institutions with</w:t>
      </w:r>
      <w:r w:rsidRPr="00A737AA">
        <w:rPr>
          <w:rStyle w:val="normaltextrun"/>
        </w:rPr>
        <w:t xml:space="preserve"> the insight necessary to take proactive steps to avoid financial distress</w:t>
      </w:r>
      <w:r w:rsidR="00117AC0" w:rsidRPr="00A737AA">
        <w:rPr>
          <w:rStyle w:val="normaltextrun"/>
        </w:rPr>
        <w:t xml:space="preserve"> and ban</w:t>
      </w:r>
      <w:r w:rsidR="005656FA" w:rsidRPr="00A737AA">
        <w:rPr>
          <w:rStyle w:val="normaltextrun"/>
        </w:rPr>
        <w:t>kruptcy filing</w:t>
      </w:r>
      <w:r w:rsidRPr="00A737AA">
        <w:rPr>
          <w:rStyle w:val="normaltextrun"/>
        </w:rPr>
        <w:t xml:space="preserve"> </w:t>
      </w:r>
      <w:r w:rsidR="00BC717F" w:rsidRPr="00A737AA">
        <w:rPr>
          <w:rStyle w:val="normaltextrun"/>
        </w:rPr>
        <w:t xml:space="preserve">as well as </w:t>
      </w:r>
      <w:r w:rsidRPr="00A737AA">
        <w:rPr>
          <w:rStyle w:val="normaltextrun"/>
        </w:rPr>
        <w:t>ensure long-term financial viability at the organizational level.</w:t>
      </w:r>
      <w:r w:rsidRPr="00A737AA">
        <w:t xml:space="preserve"> We suggest our model can be used to assess individual hospital financial risk based on the parameter estimates we have developed</w:t>
      </w:r>
      <w:r w:rsidR="0029708A">
        <w:t>, and we propose a relatively straight-forward calculation to indicate distress.</w:t>
      </w:r>
      <w:r w:rsidRPr="00A737AA">
        <w:t xml:space="preserve"> Ultimately, our plan is to evaluate all short-term acute care hospitals in the US using th</w:t>
      </w:r>
      <w:r w:rsidR="00C71310" w:rsidRPr="00A737AA">
        <w:t xml:space="preserve">e </w:t>
      </w:r>
      <w:r w:rsidR="003862E2">
        <w:t>BRKFSST</w:t>
      </w:r>
      <w:r w:rsidRPr="00A737AA">
        <w:t xml:space="preserve"> model to discern which hospitals are most at risk.</w:t>
      </w:r>
    </w:p>
    <w:p w14:paraId="733AFE82" w14:textId="77777777" w:rsidR="00CA6701" w:rsidRDefault="00CA6701" w:rsidP="001D225E"/>
    <w:p w14:paraId="7A176B74" w14:textId="60218839" w:rsidR="003145D2" w:rsidRPr="00F94C5A" w:rsidRDefault="00A47548" w:rsidP="00E03602">
      <w:pPr>
        <w:pStyle w:val="MDPI22heading2"/>
        <w:spacing w:before="0" w:after="200"/>
        <w:ind w:left="0"/>
        <w:rPr>
          <w:b/>
          <w:bCs/>
          <w:szCs w:val="20"/>
        </w:rPr>
      </w:pPr>
      <w:r w:rsidRPr="00F94C5A">
        <w:rPr>
          <w:b/>
          <w:bCs/>
          <w:szCs w:val="20"/>
        </w:rPr>
        <w:t>6</w:t>
      </w:r>
      <w:r w:rsidR="003145D2" w:rsidRPr="00F94C5A">
        <w:rPr>
          <w:b/>
          <w:bCs/>
          <w:szCs w:val="20"/>
        </w:rPr>
        <w:t>.3. Limitations and Suggestions for Future Research</w:t>
      </w:r>
    </w:p>
    <w:p w14:paraId="6FD8A3C1" w14:textId="25068358" w:rsidR="003145D2" w:rsidRPr="002E1377" w:rsidRDefault="003145D2" w:rsidP="009260D8">
      <w:r w:rsidRPr="002E1377">
        <w:t xml:space="preserve">Our study is limited in several ways. First, our study provides indication of the most relevant factors that are associated with hospital bankruptcy, but our modeling falls short of providing hospital leaders </w:t>
      </w:r>
      <w:r w:rsidR="00435EAA" w:rsidRPr="002E1377">
        <w:t>with</w:t>
      </w:r>
      <w:r w:rsidRPr="002E1377">
        <w:t xml:space="preserve"> the exact values beyond which organizational solvency is impossible to sustain. Future work could focus on this shortcoming to provide hospital leaders with granular insight into the ‘critical few’ variables we have found in the current study and t</w:t>
      </w:r>
      <w:r w:rsidR="00603DCB" w:rsidRPr="002E1377">
        <w:t>o</w:t>
      </w:r>
      <w:r w:rsidRPr="002E1377">
        <w:t xml:space="preserve"> </w:t>
      </w:r>
      <w:r w:rsidRPr="002E1377">
        <w:lastRenderedPageBreak/>
        <w:t xml:space="preserve">provide insight into the </w:t>
      </w:r>
      <w:r w:rsidRPr="00C401B9">
        <w:t>‘tipping point’ for each</w:t>
      </w:r>
      <w:r w:rsidR="00E051BF" w:rsidRPr="00C401B9">
        <w:t xml:space="preserve"> [</w:t>
      </w:r>
      <w:r w:rsidR="001F1FCC">
        <w:t>42</w:t>
      </w:r>
      <w:r w:rsidR="00E051BF" w:rsidRPr="00C401B9">
        <w:t>]</w:t>
      </w:r>
      <w:r w:rsidRPr="00C401B9">
        <w:t xml:space="preserve">. </w:t>
      </w:r>
      <w:r w:rsidR="00CF5D11" w:rsidRPr="00C401B9">
        <w:t>Further, i</w:t>
      </w:r>
      <w:r w:rsidRPr="00C401B9">
        <w:t>t</w:t>
      </w:r>
      <w:r w:rsidRPr="002E1377">
        <w:t xml:space="preserve"> would also be useful to provide a nationwide analysis of hospitals, given the parameters identified in this study, to identify which hospitals are most at risk of failure. This might provide legislators and policymakers with a useful tool to direct preemptive action and ensure access to care is assured for patients and families served by at risk hospitals. </w:t>
      </w:r>
    </w:p>
    <w:p w14:paraId="650F1C6C" w14:textId="22ABA7C8" w:rsidR="003145D2" w:rsidRPr="002F7A45" w:rsidRDefault="001519B6" w:rsidP="009260D8">
      <w:bookmarkStart w:id="822" w:name="_Hlk173830657"/>
      <w:r>
        <w:t>T</w:t>
      </w:r>
      <w:r w:rsidR="003145D2" w:rsidRPr="002F7A45">
        <w:t xml:space="preserve">here may be other factors with a significant influence on bankruptcy that we did not consider in our study. This is apparent in our lower-than-desired precision and recall values in each of our final analytical models. Additional variables we could consider in the future might include </w:t>
      </w:r>
      <w:proofErr w:type="gramStart"/>
      <w:r w:rsidR="003145D2" w:rsidRPr="002F7A45">
        <w:t>hospitals’</w:t>
      </w:r>
      <w:proofErr w:type="gramEnd"/>
      <w:r w:rsidR="003145D2" w:rsidRPr="002F7A45">
        <w:t xml:space="preserve"> bond ratings, more detailed study of hospital payer mix, and extended study of local market conditions around each facility. Notably, we acknowledge that our current study does not include specifics pertaining to the demographics or </w:t>
      </w:r>
      <w:r w:rsidR="00586A8C" w:rsidRPr="002F7A45">
        <w:t>socioeconomics</w:t>
      </w:r>
      <w:r w:rsidR="003145D2" w:rsidRPr="002F7A45">
        <w:t xml:space="preserve"> of each hospital’s local patient population. Although we have included some associated proxies for these factors in our study (i.e., urban/rural, Medicaid days, DSH payments, etc.), none of these are as accurate as we would like them to be given their likely connection to the financial health of the hospital. We conjecture that hospitals located in areas facing challenging economic conditions are more prone to be financially troubled. Hospitals in depressed areas might experience lower levels of philanthropic and charitable support in addition to less robust commercial insurance coverage. Without question, examining this set of variables would require a more detailed and comprehensive dataset of facility and market-level data, but we believe it would add substantive depth and quality to the study.</w:t>
      </w:r>
    </w:p>
    <w:bookmarkEnd w:id="822"/>
    <w:p w14:paraId="28EDE667" w14:textId="05E98204" w:rsidR="003145D2" w:rsidRPr="002F7A45" w:rsidRDefault="003145D2" w:rsidP="009260D8">
      <w:r w:rsidRPr="002F7A45">
        <w:t>A</w:t>
      </w:r>
      <w:r w:rsidR="00A713DC">
        <w:t>nother</w:t>
      </w:r>
      <w:r w:rsidRPr="002F7A45">
        <w:t xml:space="preserve"> </w:t>
      </w:r>
      <w:r w:rsidR="00272EC7">
        <w:t xml:space="preserve">limitation </w:t>
      </w:r>
      <w:r w:rsidRPr="002F7A45">
        <w:t>of our study is that bankruptcy filing is inherently a dichotomous variable. Thus, our study does not capture those hospitals that are near bankruptcy or in other stages of financial distress</w:t>
      </w:r>
      <w:r w:rsidR="00B40269">
        <w:t xml:space="preserve"> other than via probabilistic ranges</w:t>
      </w:r>
      <w:r w:rsidRPr="002F7A45">
        <w:t xml:space="preserve">. We conjecture that there may be some hospitals in our study that faced financial difficulty and were </w:t>
      </w:r>
      <w:r w:rsidR="00586A8C" w:rsidRPr="002F7A45">
        <w:t>near bankruptcy</w:t>
      </w:r>
      <w:r w:rsidRPr="002F7A45">
        <w:t xml:space="preserve"> but found other sources of capital or altered operations sufficiently to avoid the bankruptcy process. This may be a contributory factor to the misclassification of bankrupt hospitals we found. Future work may benefit from considering something other than a dichotomous outcome or evaluating stages of organizational financial distress as the dependent variable. </w:t>
      </w:r>
      <w:r w:rsidR="00FC6EDD">
        <w:t>Furthermore</w:t>
      </w:r>
      <w:r w:rsidR="00E9253B">
        <w:t>, other factors such as politics may play a</w:t>
      </w:r>
      <w:r w:rsidR="00FA7548">
        <w:t>n important role in bankruptcy filing</w:t>
      </w:r>
      <w:r w:rsidR="005C3183">
        <w:t>, especially for</w:t>
      </w:r>
      <w:r w:rsidR="00FA7548">
        <w:t xml:space="preserve"> government/owned hospitals</w:t>
      </w:r>
      <w:r w:rsidR="004D54AB">
        <w:t xml:space="preserve">. Our finding indicated that government-owned hospitals have a lower probability of </w:t>
      </w:r>
      <w:r w:rsidR="004B7EE0">
        <w:t xml:space="preserve">filing for </w:t>
      </w:r>
      <w:r w:rsidR="004D54AB">
        <w:t>bankrupt</w:t>
      </w:r>
      <w:r w:rsidR="004B7EE0">
        <w:t>cy</w:t>
      </w:r>
      <w:r w:rsidR="004D54AB">
        <w:t xml:space="preserve"> compared with their privately-owned </w:t>
      </w:r>
      <w:r w:rsidR="005C3183">
        <w:t>counterparts</w:t>
      </w:r>
      <w:r w:rsidR="00C24A41">
        <w:t>, though they usually face more financial problems</w:t>
      </w:r>
      <w:r w:rsidR="00A6237D">
        <w:t xml:space="preserve"> [</w:t>
      </w:r>
      <w:r w:rsidR="00C119ED">
        <w:t>5</w:t>
      </w:r>
      <w:r w:rsidR="00A6237D">
        <w:t>]</w:t>
      </w:r>
      <w:r w:rsidR="00C24A41">
        <w:t xml:space="preserve">. </w:t>
      </w:r>
      <w:r w:rsidR="005C3183">
        <w:t xml:space="preserve"> </w:t>
      </w:r>
    </w:p>
    <w:p w14:paraId="49ACCB6B" w14:textId="222C345B" w:rsidR="003145D2" w:rsidRPr="002F7A45" w:rsidRDefault="00A713DC" w:rsidP="009260D8">
      <w:r>
        <w:t>Also,</w:t>
      </w:r>
      <w:r w:rsidR="003145D2" w:rsidRPr="002F7A45">
        <w:t xml:space="preserve"> this study relies on publicly reported data from several thousand facilities compiled over a fifteen-year period. Although the length of time we have studied is a strength of our study, we are not able to verify the accuracy of the data beyond what is reported to</w:t>
      </w:r>
      <w:r w:rsidR="00433124" w:rsidRPr="002F7A45">
        <w:t xml:space="preserve"> the American Hospital Association,</w:t>
      </w:r>
      <w:r w:rsidR="003145D2" w:rsidRPr="002F7A45">
        <w:t xml:space="preserve"> CMS</w:t>
      </w:r>
      <w:r w:rsidR="00F11E4E" w:rsidRPr="002F7A45">
        <w:t>,</w:t>
      </w:r>
      <w:r w:rsidR="003145D2" w:rsidRPr="002F7A45">
        <w:t xml:space="preserve"> and other agencies. Future work could be based on a primary data collection effort that captures not just the data elements that are publicly reported but could verify the accuracy and authenticity of the data from each host site. This deeper investigation could feature issues of local, state, and federal policy, local market macroeconomic trends, regional inflationary pressures, and other related factors. A collected sample of data from hospitals at this level of granularity would assist us in more accurately capturing the subtle nuances of the factors that undermine or strengthen hospital financial health. Without question, this would be </w:t>
      </w:r>
      <w:r w:rsidR="00206D56" w:rsidRPr="002F7A45">
        <w:t xml:space="preserve">a </w:t>
      </w:r>
      <w:r w:rsidR="003145D2" w:rsidRPr="002F7A45">
        <w:t xml:space="preserve">much more difficult endeavor than what we have developed, but it is worth considering given the </w:t>
      </w:r>
      <w:r w:rsidR="003145D2" w:rsidRPr="002F7A45">
        <w:lastRenderedPageBreak/>
        <w:t xml:space="preserve">impact that hospital bankruptcies, and subsequent closures, have on communities across the country.  </w:t>
      </w:r>
    </w:p>
    <w:p w14:paraId="0504A516" w14:textId="24A870BB" w:rsidR="003145D2" w:rsidRDefault="00A713DC" w:rsidP="009260D8">
      <w:bookmarkStart w:id="823" w:name="_Hlk121744597"/>
      <w:r>
        <w:t>This</w:t>
      </w:r>
      <w:r w:rsidR="003145D2" w:rsidRPr="002F7A45">
        <w:t xml:space="preserve"> is a study strictly focused on hospitals in the United States. Future research might consider extending the study to other countries to facilitate cross-country comparisons. We should note that the business and operational environment of US hospitals is far different than any other industry and certainly different than healthcare in almost any other developed nation—in terms of how hospitals generate revenue, their varied ownership structures, taxation implications, and regulatory requirements. In our opinion, there is not a more convoluted or complex operating environment on the planet than the US hospital industry. Thus, making international comparisons might prove difficult, but it is worth considering given the potential federal and state level policy guidance that might result from such an examination. </w:t>
      </w:r>
    </w:p>
    <w:p w14:paraId="7A834709" w14:textId="1841F56D" w:rsidR="00A713DC" w:rsidDel="00214433" w:rsidRDefault="00702A14" w:rsidP="00F31F9F">
      <w:pPr>
        <w:rPr>
          <w:del w:id="824" w:author="Beauvais, Bradley M" w:date="2025-06-04T11:24:00Z" w16du:dateUtc="2025-06-04T16:24:00Z"/>
        </w:rPr>
      </w:pPr>
      <w:bookmarkStart w:id="825" w:name="_Hlk173765260"/>
      <w:ins w:id="826" w:author="Beauvais, Bradley M" w:date="2025-06-04T13:36:00Z" w16du:dateUtc="2025-06-04T18:36:00Z">
        <w:r>
          <w:t xml:space="preserve">It has been </w:t>
        </w:r>
      </w:ins>
      <w:r w:rsidR="00526B17">
        <w:t>said</w:t>
      </w:r>
      <w:r w:rsidR="00526B17" w:rsidRPr="002F44D4">
        <w:t xml:space="preserve">, </w:t>
      </w:r>
      <w:r w:rsidR="00526B17">
        <w:t>“</w:t>
      </w:r>
      <w:ins w:id="827" w:author="Beauvais, Bradley M" w:date="2025-06-04T13:36:00Z" w16du:dateUtc="2025-06-04T18:36:00Z">
        <w:r w:rsidRPr="002F44D4">
          <w:t>prediction is very hard, especially if it’s about the future.</w:t>
        </w:r>
      </w:ins>
      <w:r w:rsidR="00526B17">
        <w:t>”</w:t>
      </w:r>
      <w:ins w:id="828" w:author="Beauvais, Bradley M" w:date="2025-06-04T13:36:00Z" w16du:dateUtc="2025-06-04T18:36:00Z">
        <w:r w:rsidRPr="002F44D4">
          <w:t xml:space="preserve"> </w:t>
        </w:r>
      </w:ins>
      <w:r w:rsidR="00A713DC" w:rsidRPr="002F44D4">
        <w:t xml:space="preserve">While the study proffers interpretable models that outperform some traditional models for predicting hospital bankruptcy on unseen tests </w:t>
      </w:r>
      <w:del w:id="829" w:author="Beauvais, Bradley M" w:date="2025-06-04T13:35:00Z" w16du:dateUtc="2025-06-04T18:35:00Z">
        <w:r w:rsidR="004931AF" w:rsidRPr="002F44D4" w:rsidDel="00054861">
          <w:delText xml:space="preserve">sets, </w:delText>
        </w:r>
        <w:r w:rsidR="00C331B6" w:rsidDel="00054861">
          <w:delText>‘</w:delText>
        </w:r>
      </w:del>
      <w:ins w:id="830" w:author="Beauvais, Bradley M" w:date="2025-06-04T13:35:00Z" w16du:dateUtc="2025-06-04T18:35:00Z">
        <w:r w:rsidR="00054861" w:rsidRPr="002F44D4">
          <w:t>sets</w:t>
        </w:r>
        <w:r w:rsidR="00600752">
          <w:t xml:space="preserve">, </w:t>
        </w:r>
      </w:ins>
      <w:ins w:id="831" w:author="Beauvais, Bradley M" w:date="2025-06-04T13:36:00Z" w16du:dateUtc="2025-06-04T18:36:00Z">
        <w:r w:rsidR="00600752">
          <w:t xml:space="preserve">the </w:t>
        </w:r>
        <w:r>
          <w:t xml:space="preserve">model is by no means perfect. </w:t>
        </w:r>
      </w:ins>
      <w:del w:id="832" w:author="Beauvais, Bradley M" w:date="2025-06-04T13:36:00Z" w16du:dateUtc="2025-06-04T18:36:00Z">
        <w:r w:rsidR="00A713DC" w:rsidRPr="002F44D4" w:rsidDel="00702A14">
          <w:delText xml:space="preserve">prediction is very hard, especially if it’s about the future.’ </w:delText>
        </w:r>
      </w:del>
      <w:del w:id="833" w:author="Beauvais, Bradley M" w:date="2025-06-04T11:24:00Z" w16du:dateUtc="2025-06-04T16:24:00Z">
        <w:r w:rsidR="00A713DC" w:rsidRPr="002F44D4" w:rsidDel="00A01499">
          <w:delText xml:space="preserve">(quote attributed to Niels Bohr). </w:delText>
        </w:r>
      </w:del>
      <w:r w:rsidR="00A713DC" w:rsidRPr="002F44D4">
        <w:t xml:space="preserve">No </w:t>
      </w:r>
      <w:r w:rsidR="00C331B6" w:rsidRPr="002F44D4">
        <w:t>guarantee exists</w:t>
      </w:r>
      <w:r w:rsidR="00A713DC" w:rsidRPr="002F44D4">
        <w:t xml:space="preserve"> that this model will be robust enough to handle the future environment.  </w:t>
      </w:r>
      <w:del w:id="834" w:author="Beauvais, Bradley M" w:date="2025-06-04T11:24:00Z" w16du:dateUtc="2025-06-04T16:24:00Z">
        <w:r w:rsidR="00A713DC" w:rsidRPr="002F44D4" w:rsidDel="00214433">
          <w:delText xml:space="preserve"> </w:delText>
        </w:r>
      </w:del>
    </w:p>
    <w:p w14:paraId="2DBE35C1" w14:textId="53B73DFB" w:rsidR="00EC219F" w:rsidRDefault="00A713DC" w:rsidP="00214433">
      <w:bookmarkStart w:id="835" w:name="_Hlk173826156"/>
      <w:bookmarkEnd w:id="825"/>
      <w:del w:id="836" w:author="Beauvais, Bradley M" w:date="2025-06-04T11:24:00Z" w16du:dateUtc="2025-06-04T16:24:00Z">
        <w:r w:rsidDel="00214433">
          <w:delText>We</w:delText>
        </w:r>
      </w:del>
      <w:del w:id="837" w:author="Beauvais, Bradley M" w:date="2025-06-04T11:25:00Z" w16du:dateUtc="2025-06-04T16:25:00Z">
        <w:r w:rsidR="00986624" w:rsidRPr="38071011" w:rsidDel="00214433">
          <w:delText xml:space="preserve"> should re-emphasize a</w:delText>
        </w:r>
        <w:r w:rsidR="008C4EAD" w:rsidRPr="38071011" w:rsidDel="00214433">
          <w:delText xml:space="preserve"> </w:delText>
        </w:r>
        <w:r w:rsidR="00986624" w:rsidRPr="38071011" w:rsidDel="00214433">
          <w:delText>delimitation</w:delText>
        </w:r>
        <w:r w:rsidR="00D31B9C" w:rsidRPr="38071011" w:rsidDel="00214433">
          <w:delText xml:space="preserve"> mentioned previously</w:delText>
        </w:r>
        <w:r w:rsidR="00986624" w:rsidRPr="38071011" w:rsidDel="00214433">
          <w:delText>.</w:delText>
        </w:r>
        <w:r w:rsidR="00F672B4" w:rsidDel="00214433">
          <w:delText xml:space="preserve"> </w:delText>
        </w:r>
      </w:del>
      <w:r w:rsidR="00986624" w:rsidRPr="38071011">
        <w:t xml:space="preserve">The BRKFSST model deliberately employed </w:t>
      </w:r>
      <w:r w:rsidR="007938EF" w:rsidRPr="38071011">
        <w:t xml:space="preserve">interpretable </w:t>
      </w:r>
      <w:r w:rsidR="00D31B9C" w:rsidRPr="38071011">
        <w:t>estimation of a fixed model</w:t>
      </w:r>
      <w:r w:rsidR="007938EF" w:rsidRPr="38071011">
        <w:t xml:space="preserve">.  Other models we ran included random forests, gradient boosted ensembles, neural networks, etc. </w:t>
      </w:r>
      <w:r w:rsidR="004C1505" w:rsidRPr="38071011">
        <w:t>Many of</w:t>
      </w:r>
      <w:r w:rsidR="007938EF" w:rsidRPr="38071011">
        <w:t xml:space="preserve"> these </w:t>
      </w:r>
      <w:r w:rsidR="00112084" w:rsidRPr="38071011">
        <w:t xml:space="preserve">types of </w:t>
      </w:r>
      <w:r w:rsidR="007938EF" w:rsidRPr="38071011">
        <w:t xml:space="preserve">models outperformed </w:t>
      </w:r>
      <w:r w:rsidR="004C1505" w:rsidRPr="38071011">
        <w:t>BRKFSST but p</w:t>
      </w:r>
      <w:r w:rsidR="007938EF" w:rsidRPr="38071011">
        <w:t>rovide</w:t>
      </w:r>
      <w:r w:rsidR="004C1505" w:rsidRPr="38071011">
        <w:t>d</w:t>
      </w:r>
      <w:r w:rsidR="007938EF" w:rsidRPr="38071011">
        <w:t xml:space="preserve"> </w:t>
      </w:r>
      <w:r w:rsidR="004C1505" w:rsidRPr="38071011">
        <w:t xml:space="preserve">no </w:t>
      </w:r>
      <w:r w:rsidR="007938EF" w:rsidRPr="38071011">
        <w:t>actionable information for decision makers</w:t>
      </w:r>
      <w:r w:rsidR="004C1505" w:rsidRPr="38071011">
        <w:t xml:space="preserve"> and little interpretability</w:t>
      </w:r>
      <w:r w:rsidR="007938EF" w:rsidRPr="38071011">
        <w:t>.</w:t>
      </w:r>
      <w:r w:rsidR="00F672B4">
        <w:t xml:space="preserve"> </w:t>
      </w:r>
      <w:r w:rsidR="004C1505" w:rsidRPr="38071011">
        <w:t xml:space="preserve">Since the goal of this research was to provide an interpretable model, we restricted our analysis to logistic regression.  In forthcoming research, we will provide less interpretable but more precise models with better recall that would potentially inform funding decision makers rather than board members, investors, the </w:t>
      </w:r>
      <w:r w:rsidR="00C331B6" w:rsidRPr="38071011">
        <w:t>public</w:t>
      </w:r>
      <w:r w:rsidR="004C1505" w:rsidRPr="38071011">
        <w:t>, and others interested in explainable models.</w:t>
      </w:r>
    </w:p>
    <w:bookmarkEnd w:id="823"/>
    <w:bookmarkEnd w:id="835"/>
    <w:p w14:paraId="1E3DEEF9" w14:textId="55214A02" w:rsidR="003145D2" w:rsidRPr="003540AA" w:rsidRDefault="00A47548" w:rsidP="00273BF7">
      <w:pPr>
        <w:pStyle w:val="Heading1"/>
      </w:pPr>
      <w:r>
        <w:t>7</w:t>
      </w:r>
      <w:r w:rsidR="003145D2" w:rsidRPr="003540AA">
        <w:t>. Conclusions</w:t>
      </w:r>
    </w:p>
    <w:p w14:paraId="693C1E7E" w14:textId="77777777" w:rsidR="0046170F" w:rsidRDefault="0046170F" w:rsidP="009260D8"/>
    <w:p w14:paraId="1F196910" w14:textId="77777777" w:rsidR="0074340C" w:rsidRDefault="0074340C" w:rsidP="0074340C">
      <w:pPr>
        <w:rPr>
          <w:ins w:id="838" w:author="Fulton, Lawrence V" w:date="2025-06-06T08:45:00Z" w16du:dateUtc="2025-06-06T12:45:00Z"/>
        </w:rPr>
      </w:pPr>
      <w:ins w:id="839" w:author="Fulton, Lawrence V" w:date="2025-06-06T08:45:00Z" w16du:dateUtc="2025-06-06T12:45:00Z">
        <w:r>
          <w:t xml:space="preserve">This study developed and validated a hospital-specific bankruptcy prediction model, BRKFSST, which significantly outperforms </w:t>
        </w:r>
        <w:proofErr w:type="gramStart"/>
        <w:r>
          <w:t>widely-used</w:t>
        </w:r>
        <w:proofErr w:type="gramEnd"/>
        <w:r>
          <w:t xml:space="preserve"> legacy financial models like Altman’s </w:t>
        </w:r>
        <w:proofErr w:type="gramStart"/>
        <w:r>
          <w:t>Z''</w:t>
        </w:r>
        <w:proofErr w:type="gramEnd"/>
        <w:r>
          <w:t>, Ohlson’s O-score, and Zmijewski’s model. By incorporating both traditional financial indicators and sector-specific variables—such as quality ratings, payer mix, and hospital utilization measures—BRKFSST achieves greater predictive accuracy and interpretability, making it a powerful tool for anticipating financial distress in U.S. hospitals.</w:t>
        </w:r>
      </w:ins>
    </w:p>
    <w:p w14:paraId="2CE05A2A" w14:textId="77777777" w:rsidR="0074340C" w:rsidRDefault="0074340C" w:rsidP="0074340C">
      <w:pPr>
        <w:rPr>
          <w:ins w:id="840" w:author="Fulton, Lawrence V" w:date="2025-06-06T08:45:00Z" w16du:dateUtc="2025-06-06T12:45:00Z"/>
        </w:rPr>
      </w:pPr>
    </w:p>
    <w:p w14:paraId="35EFBE72" w14:textId="77777777" w:rsidR="0074340C" w:rsidRDefault="0074340C" w:rsidP="0074340C">
      <w:pPr>
        <w:rPr>
          <w:ins w:id="841" w:author="Fulton, Lawrence V" w:date="2025-06-06T08:45:00Z" w16du:dateUtc="2025-06-06T12:45:00Z"/>
        </w:rPr>
      </w:pPr>
      <w:ins w:id="842" w:author="Fulton, Lawrence V" w:date="2025-06-06T08:45:00Z" w16du:dateUtc="2025-06-06T12:45:00Z">
        <w:r>
          <w:t>These findings underscore the importance of developing domain-aware models in high-stakes sectors like healthcare. Unlike generic financial tools, BRKFSST provides insights that are not only statistically robust but also actionable, helping hospital leaders, boards, and policymakers make timely decisions to prevent insolvency. This is especially vital in rural and safety-net facilities, where unexpected closures can have catastrophic consequences for community health outcomes and service accessibility.</w:t>
        </w:r>
      </w:ins>
    </w:p>
    <w:p w14:paraId="4969F64D" w14:textId="77777777" w:rsidR="0074340C" w:rsidRDefault="0074340C" w:rsidP="0074340C">
      <w:pPr>
        <w:rPr>
          <w:ins w:id="843" w:author="Fulton, Lawrence V" w:date="2025-06-06T08:45:00Z" w16du:dateUtc="2025-06-06T12:45:00Z"/>
        </w:rPr>
      </w:pPr>
    </w:p>
    <w:p w14:paraId="7306AD47" w14:textId="011ACE7B" w:rsidR="003145D2" w:rsidRPr="0046170F" w:rsidDel="0074340C" w:rsidRDefault="0074340C" w:rsidP="0074340C">
      <w:pPr>
        <w:rPr>
          <w:del w:id="844" w:author="Fulton, Lawrence V" w:date="2025-06-06T08:45:00Z" w16du:dateUtc="2025-06-06T12:45:00Z"/>
        </w:rPr>
      </w:pPr>
      <w:ins w:id="845" w:author="Fulton, Lawrence V" w:date="2025-06-06T08:45:00Z" w16du:dateUtc="2025-06-06T12:45:00Z">
        <w:r>
          <w:t>Looking ahead, future research should validate BRKFSST on post-pandemic datasets, explore integration with machine learning methods for enhanced risk stratification, and assess implementation feasibility across diverse hospital systems. We also encourage replication and extension of this approach in other vulnerable sectors—such as nursing homes, rural clinics, and behavioral health providers—where financial instability threatens essential services. Open, interpretable, and data-informed tools like BRKFSST are critical for safeguarding institutional resilience and ensuring continued patient access in an evolving healthcare landscape.</w:t>
        </w:r>
      </w:ins>
      <w:del w:id="846" w:author="Fulton, Lawrence V" w:date="2025-06-06T08:45:00Z" w16du:dateUtc="2025-06-06T12:45:00Z">
        <w:r w:rsidR="0046170F" w:rsidRPr="0046170F" w:rsidDel="0074340C">
          <w:delText>Hospital bankruptcy is no longer a rare event—it is a growing crisis with far-reaching consequences. While business closures are a routine part of the U.S. economy, the collapse of a hospital carries a uniquely devastating cost. Unlike retail or service businesses, hospitals are critical infrastructure; when one shuts down, the fallout extends far beyond lost jobs. Entire communities are left with reduced access to medical care, fewer clinical support services, and increased travel burdens for patients seeking treatment. In emergencies, these delays can mean the difference between life and death. This alarming trend prompted our research into the root causes of hospital bankruptcy. As the U.S. population continues to expand and age, the financial sustainability of healthcare institutions is not just a fiscal issue—it is a public health imperative. Ensuring the survival of hospitals is essential to safeguarding the health and well-being of the patients and families who depend on them.</w:delText>
        </w:r>
      </w:del>
    </w:p>
    <w:p w14:paraId="623269E3" w14:textId="77777777" w:rsidR="003145D2" w:rsidRPr="00161E99" w:rsidRDefault="003145D2" w:rsidP="009260D8">
      <w:r w:rsidRPr="00161E99">
        <w:br w:type="page"/>
      </w:r>
    </w:p>
    <w:p w14:paraId="5E83985C" w14:textId="3891B95D" w:rsidR="00911BB7" w:rsidRDefault="00911BB7" w:rsidP="00250B34">
      <w:pPr>
        <w:ind w:firstLine="0"/>
        <w:rPr>
          <w:b/>
          <w:bCs/>
          <w:sz w:val="24"/>
          <w:szCs w:val="24"/>
        </w:rPr>
      </w:pPr>
      <w:r w:rsidRPr="00273BF7">
        <w:rPr>
          <w:b/>
          <w:bCs/>
          <w:sz w:val="24"/>
          <w:szCs w:val="24"/>
        </w:rPr>
        <w:lastRenderedPageBreak/>
        <w:t>References</w:t>
      </w:r>
    </w:p>
    <w:p w14:paraId="5DEBC525" w14:textId="77777777" w:rsidR="00250B34" w:rsidRPr="00273BF7" w:rsidRDefault="00250B34" w:rsidP="00273BF7">
      <w:pPr>
        <w:ind w:firstLine="0"/>
        <w:rPr>
          <w:b/>
          <w:bCs/>
          <w:sz w:val="24"/>
          <w:szCs w:val="24"/>
        </w:rPr>
      </w:pPr>
    </w:p>
    <w:p w14:paraId="69283E6D" w14:textId="77777777" w:rsidR="00205101" w:rsidRDefault="00911BB7" w:rsidP="002041F0">
      <w:pPr>
        <w:ind w:firstLine="0"/>
        <w:rPr>
          <w:ins w:id="847" w:author="Beauvais, Bradley M" w:date="2025-05-30T16:57:00Z" w16du:dateUtc="2025-05-30T21:57:00Z"/>
        </w:rPr>
      </w:pPr>
      <w:r w:rsidRPr="007C51FC">
        <w:fldChar w:fldCharType="begin"/>
      </w:r>
      <w:r w:rsidR="00205101" w:rsidRPr="007C51FC">
        <w:instrText xml:space="preserve"> ADDIN ZOTERO_BIBL {"uncited":[],"omitted":[],"custom":[]} CSL_BIBLIOGRAPHY </w:instrText>
      </w:r>
      <w:r w:rsidRPr="007C51FC">
        <w:fldChar w:fldCharType="separate"/>
      </w:r>
      <w:r w:rsidR="00205101" w:rsidRPr="007C51FC">
        <w:t xml:space="preserve">1. </w:t>
      </w:r>
      <w:del w:id="848" w:author="Beauvais, Bradley M" w:date="2025-05-30T16:55:00Z" w16du:dateUtc="2025-05-30T21:55:00Z">
        <w:r w:rsidR="00205101" w:rsidRPr="007C51FC" w:rsidDel="001E2545">
          <w:tab/>
        </w:r>
      </w:del>
      <w:r w:rsidR="00205101" w:rsidRPr="007C51FC">
        <w:t>Johnson J, Dempsey R 3rd Quarter 2023 Chapter 11, Healthcare, and Real Estate Distress Indices: DistressIndex.com. https://www.distressindex.com/reports/latest. Accessed 31 Jan 2024</w:t>
      </w:r>
    </w:p>
    <w:p w14:paraId="760D445C" w14:textId="77777777" w:rsidR="00BF3328" w:rsidRPr="007C51FC" w:rsidRDefault="00BF3328">
      <w:pPr>
        <w:ind w:firstLine="0"/>
        <w:pPrChange w:id="849" w:author="Beauvais, Bradley M" w:date="2025-05-30T16:59:00Z" w16du:dateUtc="2025-05-30T21:59:00Z">
          <w:pPr>
            <w:pStyle w:val="Bibliography"/>
          </w:pPr>
        </w:pPrChange>
      </w:pPr>
    </w:p>
    <w:p w14:paraId="47EFDBF4" w14:textId="77777777" w:rsidR="00205101" w:rsidRDefault="00205101" w:rsidP="002041F0">
      <w:pPr>
        <w:ind w:firstLine="0"/>
        <w:rPr>
          <w:ins w:id="850" w:author="Beauvais, Bradley M" w:date="2025-05-30T16:57:00Z" w16du:dateUtc="2025-05-30T21:57:00Z"/>
        </w:rPr>
      </w:pPr>
      <w:r w:rsidRPr="007C51FC">
        <w:t xml:space="preserve">2. </w:t>
      </w:r>
      <w:del w:id="851" w:author="Beauvais, Bradley M" w:date="2025-05-30T16:55:00Z" w16du:dateUtc="2025-05-30T21:55:00Z">
        <w:r w:rsidRPr="007C51FC" w:rsidDel="001E2545">
          <w:tab/>
        </w:r>
      </w:del>
      <w:r w:rsidRPr="007C51FC">
        <w:t>Crises Collide: The COVID-19 Pandemic and the Stability of the Rural Health Safety Net | Chartis. https://www.chartis.com/insights/crises-collide-covid-19-pandemic-and-stability-rural-health-safety-net. Accessed 31 Jan 2024</w:t>
      </w:r>
    </w:p>
    <w:p w14:paraId="3EE5554C" w14:textId="77777777" w:rsidR="00BF3328" w:rsidRPr="007C51FC" w:rsidRDefault="00BF3328">
      <w:pPr>
        <w:ind w:firstLine="0"/>
        <w:pPrChange w:id="852" w:author="Beauvais, Bradley M" w:date="2025-05-30T16:59:00Z" w16du:dateUtc="2025-05-30T21:59:00Z">
          <w:pPr>
            <w:pStyle w:val="Bibliography"/>
          </w:pPr>
        </w:pPrChange>
      </w:pPr>
    </w:p>
    <w:p w14:paraId="57D5EFE3" w14:textId="77777777" w:rsidR="00205101" w:rsidRDefault="00205101" w:rsidP="002041F0">
      <w:pPr>
        <w:ind w:firstLine="0"/>
        <w:rPr>
          <w:ins w:id="853" w:author="Beauvais, Bradley M" w:date="2025-05-30T16:57:00Z" w16du:dateUtc="2025-05-30T21:57:00Z"/>
        </w:rPr>
      </w:pPr>
      <w:r w:rsidRPr="007C51FC">
        <w:t xml:space="preserve">3. </w:t>
      </w:r>
      <w:del w:id="854" w:author="Beauvais, Bradley M" w:date="2025-05-30T16:55:00Z" w16du:dateUtc="2025-05-30T21:55:00Z">
        <w:r w:rsidRPr="007C51FC" w:rsidDel="001E2545">
          <w:tab/>
        </w:r>
      </w:del>
      <w:r w:rsidRPr="007C51FC">
        <w:t>United States: Congress: House of Representatives: Office of the Law Revision Counsel (2015) BANKRUPTCY. Title 11. In: United States Code, 2015th ed. U.S. Government Publishing Office</w:t>
      </w:r>
    </w:p>
    <w:p w14:paraId="1206DE09" w14:textId="77777777" w:rsidR="00BF3328" w:rsidRPr="007C51FC" w:rsidRDefault="00BF3328">
      <w:pPr>
        <w:ind w:firstLine="0"/>
        <w:pPrChange w:id="855" w:author="Beauvais, Bradley M" w:date="2025-05-30T16:59:00Z" w16du:dateUtc="2025-05-30T21:59:00Z">
          <w:pPr>
            <w:pStyle w:val="Bibliography"/>
          </w:pPr>
        </w:pPrChange>
      </w:pPr>
    </w:p>
    <w:p w14:paraId="4560C5E9" w14:textId="77777777" w:rsidR="00205101" w:rsidRDefault="00205101" w:rsidP="002041F0">
      <w:pPr>
        <w:ind w:firstLine="0"/>
        <w:rPr>
          <w:ins w:id="856" w:author="Beauvais, Bradley M" w:date="2025-05-30T16:57:00Z" w16du:dateUtc="2025-05-30T21:57:00Z"/>
        </w:rPr>
      </w:pPr>
      <w:r w:rsidRPr="007C51FC">
        <w:t xml:space="preserve">4. </w:t>
      </w:r>
      <w:del w:id="857" w:author="Beauvais, Bradley M" w:date="2025-05-30T16:55:00Z" w16du:dateUtc="2025-05-30T21:55:00Z">
        <w:r w:rsidRPr="007C51FC" w:rsidDel="001E2545">
          <w:tab/>
        </w:r>
      </w:del>
      <w:r w:rsidRPr="007C51FC">
        <w:t>Smith RF, Winakor AH (1930) A Test analysis of unsuccessful industrial companies. University of Illinois</w:t>
      </w:r>
    </w:p>
    <w:p w14:paraId="562DD6D8" w14:textId="77777777" w:rsidR="00BF3328" w:rsidRPr="007C51FC" w:rsidRDefault="00BF3328">
      <w:pPr>
        <w:ind w:firstLine="0"/>
        <w:pPrChange w:id="858" w:author="Beauvais, Bradley M" w:date="2025-05-30T16:59:00Z" w16du:dateUtc="2025-05-30T21:59:00Z">
          <w:pPr>
            <w:pStyle w:val="Bibliography"/>
          </w:pPr>
        </w:pPrChange>
      </w:pPr>
    </w:p>
    <w:p w14:paraId="2C954B72" w14:textId="77777777" w:rsidR="00205101" w:rsidRDefault="00205101" w:rsidP="002041F0">
      <w:pPr>
        <w:ind w:firstLine="0"/>
        <w:rPr>
          <w:ins w:id="859" w:author="Beauvais, Bradley M" w:date="2025-05-30T16:58:00Z" w16du:dateUtc="2025-05-30T21:58:00Z"/>
        </w:rPr>
      </w:pPr>
      <w:r w:rsidRPr="007C51FC">
        <w:t xml:space="preserve">5. </w:t>
      </w:r>
      <w:del w:id="860" w:author="Beauvais, Bradley M" w:date="2025-05-30T16:55:00Z" w16du:dateUtc="2025-05-30T21:55:00Z">
        <w:r w:rsidRPr="007C51FC" w:rsidDel="001E2545">
          <w:tab/>
        </w:r>
      </w:del>
      <w:r w:rsidRPr="007C51FC">
        <w:t>FitzPatrick PJ (1932) A comparison of the ratios of successful industrial enterprises with those of failed companies</w:t>
      </w:r>
    </w:p>
    <w:p w14:paraId="05F3002B" w14:textId="77777777" w:rsidR="007B1659" w:rsidRPr="007C51FC" w:rsidRDefault="007B1659">
      <w:pPr>
        <w:ind w:firstLine="0"/>
        <w:pPrChange w:id="861" w:author="Beauvais, Bradley M" w:date="2025-05-30T16:59:00Z" w16du:dateUtc="2025-05-30T21:59:00Z">
          <w:pPr>
            <w:pStyle w:val="Bibliography"/>
          </w:pPr>
        </w:pPrChange>
      </w:pPr>
    </w:p>
    <w:p w14:paraId="767C190C" w14:textId="77777777" w:rsidR="00205101" w:rsidRDefault="00205101" w:rsidP="002041F0">
      <w:pPr>
        <w:ind w:firstLine="0"/>
        <w:rPr>
          <w:ins w:id="862" w:author="Beauvais, Bradley M" w:date="2025-05-30T16:58:00Z" w16du:dateUtc="2025-05-30T21:58:00Z"/>
        </w:rPr>
      </w:pPr>
      <w:r w:rsidRPr="007C51FC">
        <w:t xml:space="preserve">6. </w:t>
      </w:r>
      <w:del w:id="863" w:author="Beauvais, Bradley M" w:date="2025-05-30T16:55:00Z" w16du:dateUtc="2025-05-30T21:55:00Z">
        <w:r w:rsidRPr="007C51FC" w:rsidDel="001E2545">
          <w:tab/>
        </w:r>
      </w:del>
      <w:r w:rsidRPr="007C51FC">
        <w:t>Merwin CL (1942) Financing Small Corporations in Five Manufacturing Industries, 1926–36. NBER Books</w:t>
      </w:r>
    </w:p>
    <w:p w14:paraId="78C43A65" w14:textId="77777777" w:rsidR="007B1659" w:rsidRPr="007C51FC" w:rsidRDefault="007B1659">
      <w:pPr>
        <w:ind w:firstLine="0"/>
        <w:pPrChange w:id="864" w:author="Beauvais, Bradley M" w:date="2025-05-30T16:59:00Z" w16du:dateUtc="2025-05-30T21:59:00Z">
          <w:pPr>
            <w:pStyle w:val="Bibliography"/>
          </w:pPr>
        </w:pPrChange>
      </w:pPr>
    </w:p>
    <w:p w14:paraId="11D9C9E3" w14:textId="77777777" w:rsidR="00205101" w:rsidRDefault="00205101" w:rsidP="002041F0">
      <w:pPr>
        <w:ind w:firstLine="0"/>
        <w:rPr>
          <w:ins w:id="865" w:author="Beauvais, Bradley M" w:date="2025-05-30T16:58:00Z" w16du:dateUtc="2025-05-30T21:58:00Z"/>
        </w:rPr>
      </w:pPr>
      <w:r w:rsidRPr="007C51FC">
        <w:t xml:space="preserve">7. </w:t>
      </w:r>
      <w:del w:id="866" w:author="Beauvais, Bradley M" w:date="2025-05-30T16:55:00Z" w16du:dateUtc="2025-05-30T21:55:00Z">
        <w:r w:rsidRPr="007C51FC" w:rsidDel="001E2545">
          <w:tab/>
        </w:r>
      </w:del>
      <w:r w:rsidRPr="007C51FC">
        <w:t>Beaver WH (1966) Financial Ratios As Predictors of Failure. J Account Res 4:71–111. https://doi.org/10.2307/2490171</w:t>
      </w:r>
    </w:p>
    <w:p w14:paraId="0D228B0A" w14:textId="77777777" w:rsidR="007B1659" w:rsidRPr="007C51FC" w:rsidRDefault="007B1659">
      <w:pPr>
        <w:ind w:firstLine="0"/>
        <w:pPrChange w:id="867" w:author="Beauvais, Bradley M" w:date="2025-05-30T16:59:00Z" w16du:dateUtc="2025-05-30T21:59:00Z">
          <w:pPr>
            <w:pStyle w:val="Bibliography"/>
          </w:pPr>
        </w:pPrChange>
      </w:pPr>
    </w:p>
    <w:p w14:paraId="6B22CBED" w14:textId="77777777" w:rsidR="00205101" w:rsidRDefault="00205101" w:rsidP="002041F0">
      <w:pPr>
        <w:ind w:firstLine="0"/>
        <w:rPr>
          <w:ins w:id="868" w:author="Beauvais, Bradley M" w:date="2025-05-30T16:58:00Z" w16du:dateUtc="2025-05-30T21:58:00Z"/>
        </w:rPr>
      </w:pPr>
      <w:r w:rsidRPr="007C51FC">
        <w:t xml:space="preserve">8. </w:t>
      </w:r>
      <w:del w:id="869" w:author="Beauvais, Bradley M" w:date="2025-05-30T16:55:00Z" w16du:dateUtc="2025-05-30T21:55:00Z">
        <w:r w:rsidRPr="007C51FC" w:rsidDel="001E2545">
          <w:tab/>
        </w:r>
      </w:del>
      <w:r w:rsidRPr="007C51FC">
        <w:t>Altman EI (1968) Financial Ratios, Discriminant Analysis and the Prediction of Corporate Bankruptcy. J Finance 23:589–609. https://doi.org/10.2307/2978933</w:t>
      </w:r>
    </w:p>
    <w:p w14:paraId="696096E2" w14:textId="77777777" w:rsidR="007B1659" w:rsidRPr="007C51FC" w:rsidRDefault="007B1659">
      <w:pPr>
        <w:ind w:firstLine="0"/>
        <w:pPrChange w:id="870" w:author="Beauvais, Bradley M" w:date="2025-05-30T16:59:00Z" w16du:dateUtc="2025-05-30T21:59:00Z">
          <w:pPr>
            <w:pStyle w:val="Bibliography"/>
          </w:pPr>
        </w:pPrChange>
      </w:pPr>
    </w:p>
    <w:p w14:paraId="30F6215C" w14:textId="77777777" w:rsidR="00205101" w:rsidRDefault="00205101" w:rsidP="002041F0">
      <w:pPr>
        <w:ind w:firstLine="0"/>
        <w:rPr>
          <w:ins w:id="871" w:author="Beauvais, Bradley M" w:date="2025-05-30T16:58:00Z" w16du:dateUtc="2025-05-30T21:58:00Z"/>
        </w:rPr>
      </w:pPr>
      <w:r w:rsidRPr="007C51FC">
        <w:t xml:space="preserve">9. </w:t>
      </w:r>
      <w:del w:id="872" w:author="Beauvais, Bradley M" w:date="2025-05-30T16:55:00Z" w16du:dateUtc="2025-05-30T21:55:00Z">
        <w:r w:rsidRPr="007C51FC" w:rsidDel="001E2545">
          <w:tab/>
        </w:r>
      </w:del>
      <w:r w:rsidRPr="007C51FC">
        <w:t>Altman EI (2013) 17 Predicting financial distress of companies: revisiting the Z-Score and ZETA® models1. Handb Res Methods Appl Empir Finance 428</w:t>
      </w:r>
    </w:p>
    <w:p w14:paraId="01452718" w14:textId="77777777" w:rsidR="007B1659" w:rsidRPr="007C51FC" w:rsidRDefault="007B1659">
      <w:pPr>
        <w:ind w:firstLine="0"/>
        <w:pPrChange w:id="873" w:author="Beauvais, Bradley M" w:date="2025-05-30T16:59:00Z" w16du:dateUtc="2025-05-30T21:59:00Z">
          <w:pPr>
            <w:pStyle w:val="Bibliography"/>
          </w:pPr>
        </w:pPrChange>
      </w:pPr>
    </w:p>
    <w:p w14:paraId="6D6A8D60" w14:textId="77777777" w:rsidR="00205101" w:rsidRDefault="00205101" w:rsidP="002041F0">
      <w:pPr>
        <w:ind w:firstLine="0"/>
        <w:rPr>
          <w:ins w:id="874" w:author="Beauvais, Bradley M" w:date="2025-05-30T16:58:00Z" w16du:dateUtc="2025-05-30T21:58:00Z"/>
        </w:rPr>
      </w:pPr>
      <w:r w:rsidRPr="007C51FC">
        <w:t xml:space="preserve">10. </w:t>
      </w:r>
      <w:del w:id="875" w:author="Beauvais, Bradley M" w:date="2025-05-30T16:55:00Z" w16du:dateUtc="2025-05-30T21:55:00Z">
        <w:r w:rsidRPr="007C51FC" w:rsidDel="001E2545">
          <w:tab/>
        </w:r>
      </w:del>
      <w:r w:rsidRPr="007C51FC">
        <w:t>Ohlson JA (1980) Financial Ratios and the Probabilistic Prediction of Bankruptcy. J Account Res 18:109–131. https://doi.org/10.2307/2490395</w:t>
      </w:r>
    </w:p>
    <w:p w14:paraId="1C749A63" w14:textId="77777777" w:rsidR="007B1659" w:rsidRPr="007C51FC" w:rsidRDefault="007B1659">
      <w:pPr>
        <w:ind w:firstLine="0"/>
        <w:pPrChange w:id="876" w:author="Beauvais, Bradley M" w:date="2025-05-30T16:59:00Z" w16du:dateUtc="2025-05-30T21:59:00Z">
          <w:pPr>
            <w:pStyle w:val="Bibliography"/>
          </w:pPr>
        </w:pPrChange>
      </w:pPr>
    </w:p>
    <w:p w14:paraId="2BBE9C9A" w14:textId="77777777" w:rsidR="00205101" w:rsidRDefault="00205101" w:rsidP="002041F0">
      <w:pPr>
        <w:ind w:firstLine="0"/>
        <w:rPr>
          <w:ins w:id="877" w:author="Beauvais, Bradley M" w:date="2025-05-30T16:58:00Z" w16du:dateUtc="2025-05-30T21:58:00Z"/>
        </w:rPr>
      </w:pPr>
      <w:r w:rsidRPr="007C51FC">
        <w:t xml:space="preserve">11. </w:t>
      </w:r>
      <w:del w:id="878" w:author="Beauvais, Bradley M" w:date="2025-05-30T16:55:00Z" w16du:dateUtc="2025-05-30T21:55:00Z">
        <w:r w:rsidRPr="007C51FC" w:rsidDel="001E2545">
          <w:tab/>
        </w:r>
      </w:del>
      <w:r w:rsidRPr="007C51FC">
        <w:t>Zmijewski ME (1984) Methodological Issues Related to the Estimation of Financial Distress Prediction Models. J Account Res 22:59–82. https://doi.org/10.2307/2490859</w:t>
      </w:r>
    </w:p>
    <w:p w14:paraId="08C9E949" w14:textId="77777777" w:rsidR="007B1659" w:rsidRPr="007C51FC" w:rsidRDefault="007B1659">
      <w:pPr>
        <w:ind w:firstLine="0"/>
        <w:pPrChange w:id="879" w:author="Beauvais, Bradley M" w:date="2025-05-30T16:59:00Z" w16du:dateUtc="2025-05-30T21:59:00Z">
          <w:pPr>
            <w:pStyle w:val="Bibliography"/>
          </w:pPr>
        </w:pPrChange>
      </w:pPr>
    </w:p>
    <w:p w14:paraId="4A8A9C2F" w14:textId="77777777" w:rsidR="00205101" w:rsidRDefault="00205101" w:rsidP="002041F0">
      <w:pPr>
        <w:ind w:firstLine="0"/>
        <w:rPr>
          <w:ins w:id="880" w:author="Beauvais, Bradley M" w:date="2025-05-30T16:58:00Z" w16du:dateUtc="2025-05-30T21:58:00Z"/>
        </w:rPr>
      </w:pPr>
      <w:r w:rsidRPr="007C51FC">
        <w:t xml:space="preserve">12. </w:t>
      </w:r>
      <w:del w:id="881" w:author="Beauvais, Bradley M" w:date="2025-05-30T16:55:00Z" w16du:dateUtc="2025-05-30T21:55:00Z">
        <w:r w:rsidRPr="007C51FC" w:rsidDel="001E2545">
          <w:tab/>
        </w:r>
      </w:del>
      <w:r w:rsidRPr="007C51FC">
        <w:t>Bellovary JL, Giacomino DE, Akers MD (2007) A Review of Bankruptcy Prediction Studies: 1930 to Present. J Financ Educ 33:1–42</w:t>
      </w:r>
    </w:p>
    <w:p w14:paraId="6033D702" w14:textId="77777777" w:rsidR="007B1659" w:rsidRPr="007C51FC" w:rsidRDefault="007B1659">
      <w:pPr>
        <w:ind w:firstLine="0"/>
        <w:pPrChange w:id="882" w:author="Beauvais, Bradley M" w:date="2025-05-30T16:59:00Z" w16du:dateUtc="2025-05-30T21:59:00Z">
          <w:pPr>
            <w:pStyle w:val="Bibliography"/>
          </w:pPr>
        </w:pPrChange>
      </w:pPr>
    </w:p>
    <w:p w14:paraId="4296818E" w14:textId="77777777" w:rsidR="00205101" w:rsidRDefault="00205101" w:rsidP="002041F0">
      <w:pPr>
        <w:ind w:firstLine="0"/>
        <w:rPr>
          <w:ins w:id="883" w:author="Beauvais, Bradley M" w:date="2025-05-30T16:58:00Z" w16du:dateUtc="2025-05-30T21:58:00Z"/>
        </w:rPr>
      </w:pPr>
      <w:r w:rsidRPr="007C51FC">
        <w:t xml:space="preserve">13. </w:t>
      </w:r>
      <w:del w:id="884" w:author="Beauvais, Bradley M" w:date="2025-05-30T16:55:00Z" w16du:dateUtc="2025-05-30T21:55:00Z">
        <w:r w:rsidRPr="007C51FC" w:rsidDel="001E2545">
          <w:tab/>
        </w:r>
      </w:del>
      <w:r w:rsidRPr="007C51FC">
        <w:t>McCue MJ (1991) The use of cash flow to analyze financial distress in California hospitals. J Healthc Manag 36:223–241</w:t>
      </w:r>
    </w:p>
    <w:p w14:paraId="716DB6B6" w14:textId="77777777" w:rsidR="007B1659" w:rsidRPr="007C51FC" w:rsidRDefault="007B1659">
      <w:pPr>
        <w:ind w:firstLine="0"/>
        <w:pPrChange w:id="885" w:author="Beauvais, Bradley M" w:date="2025-05-30T16:59:00Z" w16du:dateUtc="2025-05-30T21:59:00Z">
          <w:pPr>
            <w:pStyle w:val="Bibliography"/>
          </w:pPr>
        </w:pPrChange>
      </w:pPr>
    </w:p>
    <w:p w14:paraId="22F4ED32" w14:textId="77777777" w:rsidR="00205101" w:rsidRDefault="00205101" w:rsidP="002041F0">
      <w:pPr>
        <w:ind w:firstLine="0"/>
        <w:rPr>
          <w:ins w:id="886" w:author="Beauvais, Bradley M" w:date="2025-05-30T16:58:00Z" w16du:dateUtc="2025-05-30T21:58:00Z"/>
        </w:rPr>
      </w:pPr>
      <w:r w:rsidRPr="007C51FC">
        <w:lastRenderedPageBreak/>
        <w:t xml:space="preserve">14. </w:t>
      </w:r>
      <w:del w:id="887" w:author="Beauvais, Bradley M" w:date="2025-05-30T16:55:00Z" w16du:dateUtc="2025-05-30T21:55:00Z">
        <w:r w:rsidRPr="007C51FC" w:rsidDel="001E2545">
          <w:tab/>
        </w:r>
      </w:del>
      <w:r w:rsidRPr="007C51FC">
        <w:t>Bazzoli GJ, Cleverley WO (1994) Hospital bankruptcies: An exploration of potential causes and consequences. Health Care Manage Rev 41–51</w:t>
      </w:r>
    </w:p>
    <w:p w14:paraId="4A249E89" w14:textId="77777777" w:rsidR="007B1659" w:rsidRPr="007C51FC" w:rsidRDefault="007B1659">
      <w:pPr>
        <w:ind w:firstLine="0"/>
        <w:pPrChange w:id="888" w:author="Beauvais, Bradley M" w:date="2025-05-30T16:59:00Z" w16du:dateUtc="2025-05-30T21:59:00Z">
          <w:pPr>
            <w:pStyle w:val="Bibliography"/>
          </w:pPr>
        </w:pPrChange>
      </w:pPr>
    </w:p>
    <w:p w14:paraId="293C4B04" w14:textId="77777777" w:rsidR="00205101" w:rsidRDefault="00205101" w:rsidP="002041F0">
      <w:pPr>
        <w:ind w:firstLine="0"/>
        <w:rPr>
          <w:ins w:id="889" w:author="Beauvais, Bradley M" w:date="2025-05-30T16:58:00Z" w16du:dateUtc="2025-05-30T21:58:00Z"/>
        </w:rPr>
      </w:pPr>
      <w:r w:rsidRPr="007C51FC">
        <w:t xml:space="preserve">15. </w:t>
      </w:r>
      <w:del w:id="890" w:author="Beauvais, Bradley M" w:date="2025-05-30T16:55:00Z" w16du:dateUtc="2025-05-30T21:55:00Z">
        <w:r w:rsidRPr="007C51FC" w:rsidDel="001E2545">
          <w:tab/>
        </w:r>
      </w:del>
      <w:r w:rsidRPr="007C51FC">
        <w:t>Bazzoli G, Andes S (1995) Consequences of hospital financial distress. J Healthc Manag 40:472–495</w:t>
      </w:r>
    </w:p>
    <w:p w14:paraId="7A62AD07" w14:textId="77777777" w:rsidR="007B1659" w:rsidRPr="007C51FC" w:rsidRDefault="007B1659">
      <w:pPr>
        <w:ind w:firstLine="0"/>
        <w:pPrChange w:id="891" w:author="Beauvais, Bradley M" w:date="2025-05-30T16:59:00Z" w16du:dateUtc="2025-05-30T21:59:00Z">
          <w:pPr>
            <w:pStyle w:val="Bibliography"/>
          </w:pPr>
        </w:pPrChange>
      </w:pPr>
    </w:p>
    <w:p w14:paraId="0916A69B" w14:textId="3BD7F69F" w:rsidR="00205101" w:rsidRPr="007C51FC" w:rsidDel="00543011" w:rsidRDefault="00205101">
      <w:pPr>
        <w:ind w:firstLine="0"/>
        <w:rPr>
          <w:del w:id="892" w:author="Beauvais, Bradley M" w:date="2025-05-30T16:28:00Z" w16du:dateUtc="2025-05-30T21:28:00Z"/>
        </w:rPr>
        <w:pPrChange w:id="893" w:author="Beauvais, Bradley M" w:date="2025-05-30T16:59:00Z" w16du:dateUtc="2025-05-30T21:59:00Z">
          <w:pPr>
            <w:pStyle w:val="Bibliography"/>
          </w:pPr>
        </w:pPrChange>
      </w:pPr>
      <w:del w:id="894" w:author="Beauvais, Bradley M" w:date="2025-05-30T16:28:00Z" w16du:dateUtc="2025-05-30T21:28:00Z">
        <w:r w:rsidRPr="007C51FC" w:rsidDel="00543011">
          <w:delText xml:space="preserve">16. </w:delText>
        </w:r>
        <w:r w:rsidRPr="007C51FC" w:rsidDel="00543011">
          <w:tab/>
          <w:delText>Landry AY, Landry III RJ (2009) Factors associated with hospital bankruptcies: a political and economic framework. J Healthc Manag 54:252–271</w:delText>
        </w:r>
      </w:del>
    </w:p>
    <w:p w14:paraId="45024D18" w14:textId="5F0293BF" w:rsidR="00205101" w:rsidRPr="007C51FC" w:rsidDel="00543011" w:rsidRDefault="00205101">
      <w:pPr>
        <w:ind w:firstLine="0"/>
        <w:rPr>
          <w:del w:id="895" w:author="Beauvais, Bradley M" w:date="2025-05-30T16:28:00Z" w16du:dateUtc="2025-05-30T21:28:00Z"/>
        </w:rPr>
        <w:pPrChange w:id="896" w:author="Beauvais, Bradley M" w:date="2025-05-30T16:59:00Z" w16du:dateUtc="2025-05-30T21:59:00Z">
          <w:pPr>
            <w:pStyle w:val="Bibliography"/>
          </w:pPr>
        </w:pPrChange>
      </w:pPr>
      <w:del w:id="897" w:author="Beauvais, Bradley M" w:date="2025-05-30T16:28:00Z" w16du:dateUtc="2025-05-30T21:28:00Z">
        <w:r w:rsidRPr="007C51FC" w:rsidDel="00543011">
          <w:delText xml:space="preserve">17. </w:delText>
        </w:r>
        <w:r w:rsidRPr="007C51FC" w:rsidDel="00543011">
          <w:tab/>
          <w:delText>Carroll NW, Landry AY, Erwin CO, et al (2021) Factors Related to Hospital Bankruptcy: 2007-2019. J Account Finance 21:11–23</w:delText>
        </w:r>
      </w:del>
    </w:p>
    <w:p w14:paraId="045461D2" w14:textId="517FB5FC" w:rsidR="00205101" w:rsidRDefault="00205101" w:rsidP="002041F0">
      <w:pPr>
        <w:ind w:firstLine="0"/>
        <w:rPr>
          <w:ins w:id="898" w:author="Beauvais, Bradley M" w:date="2025-05-30T16:58:00Z" w16du:dateUtc="2025-05-30T21:58:00Z"/>
        </w:rPr>
      </w:pPr>
      <w:del w:id="899" w:author="Beauvais, Bradley M" w:date="2025-05-30T16:27:00Z" w16du:dateUtc="2025-05-30T21:27:00Z">
        <w:r w:rsidRPr="007C51FC" w:rsidDel="00212CA8">
          <w:delText>18</w:delText>
        </w:r>
      </w:del>
      <w:ins w:id="900" w:author="Beauvais, Bradley M" w:date="2025-05-30T16:27:00Z" w16du:dateUtc="2025-05-30T21:27:00Z">
        <w:r w:rsidR="00212CA8" w:rsidRPr="007C51FC">
          <w:t>16</w:t>
        </w:r>
      </w:ins>
      <w:r w:rsidRPr="007C51FC">
        <w:t xml:space="preserve">. </w:t>
      </w:r>
      <w:ins w:id="901" w:author="Beauvais, Bradley M" w:date="2025-05-30T16:55:00Z" w16du:dateUtc="2025-05-30T21:55:00Z">
        <w:r w:rsidR="001E2545">
          <w:t>C</w:t>
        </w:r>
      </w:ins>
      <w:del w:id="902" w:author="Beauvais, Bradley M" w:date="2025-05-30T16:55:00Z" w16du:dateUtc="2025-05-30T21:55:00Z">
        <w:r w:rsidRPr="007C51FC" w:rsidDel="001E2545">
          <w:tab/>
          <w:delText>C</w:delText>
        </w:r>
      </w:del>
      <w:r w:rsidRPr="007C51FC">
        <w:t>leverley WO, Song PH (2011) Essentials of Health Care Finance, seventh edition. Calif. Bookwatch</w:t>
      </w:r>
    </w:p>
    <w:p w14:paraId="7E8EB5F8" w14:textId="77777777" w:rsidR="007B1659" w:rsidRPr="007C51FC" w:rsidRDefault="007B1659">
      <w:pPr>
        <w:ind w:firstLine="0"/>
        <w:pPrChange w:id="903" w:author="Beauvais, Bradley M" w:date="2025-05-30T16:59:00Z" w16du:dateUtc="2025-05-30T21:59:00Z">
          <w:pPr>
            <w:pStyle w:val="Bibliography"/>
          </w:pPr>
        </w:pPrChange>
      </w:pPr>
    </w:p>
    <w:p w14:paraId="34396F6F" w14:textId="62FE4442" w:rsidR="00205101" w:rsidRDefault="00205101" w:rsidP="002041F0">
      <w:pPr>
        <w:ind w:firstLine="0"/>
        <w:rPr>
          <w:ins w:id="904" w:author="Beauvais, Bradley M" w:date="2025-05-30T16:58:00Z" w16du:dateUtc="2025-05-30T21:58:00Z"/>
        </w:rPr>
      </w:pPr>
      <w:del w:id="905" w:author="Beauvais, Bradley M" w:date="2025-05-30T16:27:00Z" w16du:dateUtc="2025-05-30T21:27:00Z">
        <w:r w:rsidRPr="007C51FC" w:rsidDel="00212CA8">
          <w:delText>19</w:delText>
        </w:r>
      </w:del>
      <w:ins w:id="906" w:author="Beauvais, Bradley M" w:date="2025-05-30T16:27:00Z" w16du:dateUtc="2025-05-30T21:27:00Z">
        <w:r w:rsidR="00212CA8" w:rsidRPr="007C51FC">
          <w:t>17</w:t>
        </w:r>
      </w:ins>
      <w:r w:rsidRPr="007C51FC">
        <w:t xml:space="preserve">. </w:t>
      </w:r>
      <w:del w:id="907" w:author="Beauvais, Bradley M" w:date="2025-05-30T16:55:00Z" w16du:dateUtc="2025-05-30T21:55:00Z">
        <w:r w:rsidRPr="007C51FC" w:rsidDel="001E2545">
          <w:tab/>
        </w:r>
      </w:del>
      <w:r w:rsidRPr="007C51FC">
        <w:t>Almwajeh O Applying Altman’s Z -Score Model of bankruptcy for the prediction of financial distress of rural hospitals in western Pennsylvania. Ph.D., Indiana University of Pennsylvania</w:t>
      </w:r>
    </w:p>
    <w:p w14:paraId="7CDD1D9D" w14:textId="77777777" w:rsidR="007B1659" w:rsidRPr="007C51FC" w:rsidRDefault="007B1659">
      <w:pPr>
        <w:ind w:firstLine="0"/>
        <w:pPrChange w:id="908" w:author="Beauvais, Bradley M" w:date="2025-05-30T16:59:00Z" w16du:dateUtc="2025-05-30T21:59:00Z">
          <w:pPr>
            <w:pStyle w:val="Bibliography"/>
          </w:pPr>
        </w:pPrChange>
      </w:pPr>
    </w:p>
    <w:p w14:paraId="1A74CD5E" w14:textId="75C3776A" w:rsidR="00205101" w:rsidRDefault="00205101" w:rsidP="002041F0">
      <w:pPr>
        <w:ind w:firstLine="0"/>
        <w:rPr>
          <w:ins w:id="909" w:author="Beauvais, Bradley M" w:date="2025-05-30T16:58:00Z" w16du:dateUtc="2025-05-30T21:58:00Z"/>
        </w:rPr>
      </w:pPr>
      <w:del w:id="910" w:author="Beauvais, Bradley M" w:date="2025-05-30T16:27:00Z" w16du:dateUtc="2025-05-30T21:27:00Z">
        <w:r w:rsidRPr="007C51FC" w:rsidDel="00212CA8">
          <w:delText>20</w:delText>
        </w:r>
      </w:del>
      <w:ins w:id="911" w:author="Beauvais, Bradley M" w:date="2025-05-30T16:27:00Z" w16du:dateUtc="2025-05-30T21:27:00Z">
        <w:r w:rsidR="00212CA8" w:rsidRPr="007C51FC">
          <w:t>18</w:t>
        </w:r>
      </w:ins>
      <w:r w:rsidRPr="007C51FC">
        <w:t xml:space="preserve">. </w:t>
      </w:r>
      <w:del w:id="912" w:author="Beauvais, Bradley M" w:date="2025-05-30T16:55:00Z" w16du:dateUtc="2025-05-30T21:55:00Z">
        <w:r w:rsidRPr="007C51FC" w:rsidDel="001E2545">
          <w:tab/>
        </w:r>
      </w:del>
      <w:r w:rsidRPr="007C51FC">
        <w:t>Ramamonjiarivelo ZH (2013) Public Hospitals in Peril: Factors Associated with Financial Distress. Acad Manag Proc 2013:12764. https://doi.org/10.5465/ambpp.2013.12764abstract</w:t>
      </w:r>
    </w:p>
    <w:p w14:paraId="1D9B16A0" w14:textId="77777777" w:rsidR="007B1659" w:rsidRPr="007C51FC" w:rsidRDefault="007B1659">
      <w:pPr>
        <w:ind w:firstLine="0"/>
        <w:pPrChange w:id="913" w:author="Beauvais, Bradley M" w:date="2025-05-30T16:59:00Z" w16du:dateUtc="2025-05-30T21:59:00Z">
          <w:pPr>
            <w:pStyle w:val="Bibliography"/>
          </w:pPr>
        </w:pPrChange>
      </w:pPr>
    </w:p>
    <w:p w14:paraId="0DF75309" w14:textId="2225BF8F" w:rsidR="00205101" w:rsidRDefault="00205101" w:rsidP="002041F0">
      <w:pPr>
        <w:ind w:firstLine="0"/>
        <w:rPr>
          <w:ins w:id="914" w:author="Beauvais, Bradley M" w:date="2025-05-30T16:58:00Z" w16du:dateUtc="2025-05-30T21:58:00Z"/>
        </w:rPr>
      </w:pPr>
      <w:del w:id="915" w:author="Beauvais, Bradley M" w:date="2025-05-30T16:27:00Z" w16du:dateUtc="2025-05-30T21:27:00Z">
        <w:r w:rsidRPr="007C51FC" w:rsidDel="00543011">
          <w:delText>21</w:delText>
        </w:r>
      </w:del>
      <w:ins w:id="916" w:author="Beauvais, Bradley M" w:date="2025-05-30T16:27:00Z" w16du:dateUtc="2025-05-30T21:27:00Z">
        <w:r w:rsidR="00543011" w:rsidRPr="007C51FC">
          <w:t>19</w:t>
        </w:r>
      </w:ins>
      <w:r w:rsidRPr="007C51FC">
        <w:t xml:space="preserve">. </w:t>
      </w:r>
      <w:del w:id="917" w:author="Beauvais, Bradley M" w:date="2025-05-30T16:55:00Z" w16du:dateUtc="2025-05-30T21:55:00Z">
        <w:r w:rsidRPr="007C51FC" w:rsidDel="001E2545">
          <w:tab/>
        </w:r>
      </w:del>
      <w:r w:rsidRPr="007C51FC">
        <w:t xml:space="preserve">Corbett RB, Gossett KD (2017) </w:t>
      </w:r>
      <w:del w:id="918" w:author="Beauvais, Bradley M" w:date="2025-05-30T16:55:00Z" w16du:dateUtc="2025-05-30T21:55:00Z">
        <w:r w:rsidR="001E2545" w:rsidRPr="007C51FC" w:rsidDel="001E2545">
          <w:delText xml:space="preserve">sample </w:delText>
        </w:r>
      </w:del>
      <w:ins w:id="919" w:author="Beauvais, Bradley M" w:date="2025-05-30T16:55:00Z" w16du:dateUtc="2025-05-30T21:55:00Z">
        <w:r w:rsidR="001E2545">
          <w:t>S</w:t>
        </w:r>
        <w:r w:rsidR="001E2545" w:rsidRPr="007C51FC">
          <w:t xml:space="preserve">ample </w:t>
        </w:r>
      </w:ins>
      <w:r w:rsidR="001E2545" w:rsidRPr="007C51FC">
        <w:t>indicators for predicting us publicly-traded for-profit hospital financial solvency</w:t>
      </w:r>
      <w:r w:rsidRPr="007C51FC">
        <w:t>. Glob J Account Finance GJAF 1:</w:t>
      </w:r>
    </w:p>
    <w:p w14:paraId="18749BA1" w14:textId="77777777" w:rsidR="007B1659" w:rsidRPr="007C51FC" w:rsidRDefault="007B1659">
      <w:pPr>
        <w:ind w:firstLine="0"/>
        <w:pPrChange w:id="920" w:author="Beauvais, Bradley M" w:date="2025-05-30T16:59:00Z" w16du:dateUtc="2025-05-30T21:59:00Z">
          <w:pPr>
            <w:pStyle w:val="Bibliography"/>
          </w:pPr>
        </w:pPrChange>
      </w:pPr>
    </w:p>
    <w:p w14:paraId="64394979" w14:textId="445880D0" w:rsidR="00205101" w:rsidRDefault="00205101" w:rsidP="002041F0">
      <w:pPr>
        <w:ind w:firstLine="0"/>
        <w:rPr>
          <w:ins w:id="921" w:author="Beauvais, Bradley M" w:date="2025-05-30T16:58:00Z" w16du:dateUtc="2025-05-30T21:58:00Z"/>
        </w:rPr>
      </w:pPr>
      <w:del w:id="922" w:author="Beauvais, Bradley M" w:date="2025-05-30T16:27:00Z" w16du:dateUtc="2025-05-30T21:27:00Z">
        <w:r w:rsidRPr="007C51FC" w:rsidDel="00543011">
          <w:delText>22</w:delText>
        </w:r>
      </w:del>
      <w:ins w:id="923" w:author="Beauvais, Bradley M" w:date="2025-05-30T16:27:00Z" w16du:dateUtc="2025-05-30T21:27:00Z">
        <w:r w:rsidR="00543011" w:rsidRPr="007C51FC">
          <w:t>20</w:t>
        </w:r>
      </w:ins>
      <w:r w:rsidRPr="007C51FC">
        <w:t xml:space="preserve">. </w:t>
      </w:r>
      <w:del w:id="924" w:author="Beauvais, Bradley M" w:date="2025-05-30T16:56:00Z" w16du:dateUtc="2025-05-30T21:56:00Z">
        <w:r w:rsidRPr="007C51FC" w:rsidDel="001E2545">
          <w:tab/>
        </w:r>
      </w:del>
      <w:r w:rsidRPr="007C51FC">
        <w:t>Puro N, Nancy Borkowski D, Hearld L, et al (2019) Financial distress and bankruptcy prediction: a comparison of three financial distress prediction models in acute care hospitals. J Health Care Finance</w:t>
      </w:r>
    </w:p>
    <w:p w14:paraId="6027112B" w14:textId="77777777" w:rsidR="002041F0" w:rsidRPr="007C51FC" w:rsidRDefault="002041F0">
      <w:pPr>
        <w:ind w:firstLine="0"/>
        <w:pPrChange w:id="925" w:author="Beauvais, Bradley M" w:date="2025-05-30T16:59:00Z" w16du:dateUtc="2025-05-30T21:59:00Z">
          <w:pPr>
            <w:pStyle w:val="Bibliography"/>
          </w:pPr>
        </w:pPrChange>
      </w:pPr>
    </w:p>
    <w:p w14:paraId="04C4928F" w14:textId="03D7C8BC" w:rsidR="00205101" w:rsidRDefault="00205101" w:rsidP="002041F0">
      <w:pPr>
        <w:ind w:firstLine="0"/>
        <w:rPr>
          <w:ins w:id="926" w:author="Beauvais, Bradley M" w:date="2025-05-30T16:58:00Z" w16du:dateUtc="2025-05-30T21:58:00Z"/>
        </w:rPr>
      </w:pPr>
      <w:del w:id="927" w:author="Beauvais, Bradley M" w:date="2025-05-30T16:28:00Z" w16du:dateUtc="2025-05-30T21:28:00Z">
        <w:r w:rsidRPr="007C51FC" w:rsidDel="00543011">
          <w:delText>23</w:delText>
        </w:r>
      </w:del>
      <w:ins w:id="928" w:author="Beauvais, Bradley M" w:date="2025-05-30T16:28:00Z" w16du:dateUtc="2025-05-30T21:28:00Z">
        <w:r w:rsidR="00543011" w:rsidRPr="007C51FC">
          <w:t>21</w:t>
        </w:r>
      </w:ins>
      <w:r w:rsidRPr="007C51FC">
        <w:t xml:space="preserve">. </w:t>
      </w:r>
      <w:del w:id="929" w:author="Beauvais, Bradley M" w:date="2025-05-30T16:56:00Z" w16du:dateUtc="2025-05-30T21:56:00Z">
        <w:r w:rsidRPr="007C51FC" w:rsidDel="001E2545">
          <w:tab/>
        </w:r>
      </w:del>
      <w:r w:rsidRPr="007C51FC">
        <w:t>Platt HD, Platt MB (2002) Predicting corporate financial distress: Reflections on choice-based sample bias. J Econ Finance 26:184–199</w:t>
      </w:r>
    </w:p>
    <w:p w14:paraId="34C95D7D" w14:textId="77777777" w:rsidR="002041F0" w:rsidRPr="007C51FC" w:rsidRDefault="002041F0">
      <w:pPr>
        <w:ind w:firstLine="0"/>
        <w:pPrChange w:id="930" w:author="Beauvais, Bradley M" w:date="2025-05-30T16:59:00Z" w16du:dateUtc="2025-05-30T21:59:00Z">
          <w:pPr>
            <w:pStyle w:val="Bibliography"/>
          </w:pPr>
        </w:pPrChange>
      </w:pPr>
    </w:p>
    <w:p w14:paraId="04372523" w14:textId="7AE7CD91" w:rsidR="00205101" w:rsidRPr="007C51FC" w:rsidDel="005619A3" w:rsidRDefault="00205101">
      <w:pPr>
        <w:ind w:firstLine="0"/>
        <w:rPr>
          <w:del w:id="931" w:author="Beauvais, Bradley M" w:date="2025-05-30T16:28:00Z" w16du:dateUtc="2025-05-30T21:28:00Z"/>
        </w:rPr>
        <w:pPrChange w:id="932" w:author="Beauvais, Bradley M" w:date="2025-05-30T16:59:00Z" w16du:dateUtc="2025-05-30T21:59:00Z">
          <w:pPr>
            <w:pStyle w:val="Bibliography"/>
          </w:pPr>
        </w:pPrChange>
      </w:pPr>
      <w:del w:id="933" w:author="Beauvais, Bradley M" w:date="2025-05-30T16:28:00Z" w16du:dateUtc="2025-05-30T21:28:00Z">
        <w:r w:rsidRPr="007C51FC" w:rsidDel="00543011">
          <w:delText>24</w:delText>
        </w:r>
        <w:r w:rsidRPr="007C51FC" w:rsidDel="005619A3">
          <w:delText xml:space="preserve">. </w:delText>
        </w:r>
        <w:r w:rsidRPr="007C51FC" w:rsidDel="005619A3">
          <w:tab/>
          <w:delText>Beauvais B, Ramamonjiarivelo Z, Betancourt J, et al (2023) The Predictive Factors of Hospital Bankruptcy—An Exploratory Study. MDPI, p 165</w:delText>
        </w:r>
      </w:del>
    </w:p>
    <w:p w14:paraId="52985122" w14:textId="3877CD65" w:rsidR="00205101" w:rsidRDefault="00205101" w:rsidP="002041F0">
      <w:pPr>
        <w:ind w:firstLine="0"/>
        <w:rPr>
          <w:ins w:id="934" w:author="Beauvais, Bradley M" w:date="2025-05-30T16:58:00Z" w16du:dateUtc="2025-05-30T21:58:00Z"/>
        </w:rPr>
      </w:pPr>
      <w:del w:id="935" w:author="Beauvais, Bradley M" w:date="2025-05-30T16:28:00Z" w16du:dateUtc="2025-05-30T21:28:00Z">
        <w:r w:rsidRPr="007C51FC" w:rsidDel="00543011">
          <w:delText>25</w:delText>
        </w:r>
      </w:del>
      <w:ins w:id="936" w:author="Beauvais, Bradley M" w:date="2025-05-30T16:29:00Z" w16du:dateUtc="2025-05-30T21:29:00Z">
        <w:r w:rsidR="005619A3" w:rsidRPr="007C51FC">
          <w:t>22</w:t>
        </w:r>
      </w:ins>
      <w:r w:rsidRPr="007C51FC">
        <w:t xml:space="preserve">. </w:t>
      </w:r>
      <w:del w:id="937" w:author="Beauvais, Bradley M" w:date="2025-05-30T16:56:00Z" w16du:dateUtc="2025-05-30T21:56:00Z">
        <w:r w:rsidRPr="007C51FC" w:rsidDel="001E2545">
          <w:tab/>
        </w:r>
      </w:del>
      <w:r w:rsidRPr="007C51FC">
        <w:t>Morey J, Scherzer G, Varshney S (2004) Predicting financial distress and bankruptcy for hospitals. J Bus Econ Res JBER 2:</w:t>
      </w:r>
    </w:p>
    <w:p w14:paraId="2AF69C44" w14:textId="77777777" w:rsidR="002041F0" w:rsidRPr="007C51FC" w:rsidRDefault="002041F0">
      <w:pPr>
        <w:ind w:firstLine="0"/>
        <w:pPrChange w:id="938" w:author="Beauvais, Bradley M" w:date="2025-05-30T16:59:00Z" w16du:dateUtc="2025-05-30T21:59:00Z">
          <w:pPr>
            <w:pStyle w:val="Bibliography"/>
          </w:pPr>
        </w:pPrChange>
      </w:pPr>
    </w:p>
    <w:p w14:paraId="386D5FA4" w14:textId="7FDFD4EE" w:rsidR="00205101" w:rsidRDefault="00205101" w:rsidP="002041F0">
      <w:pPr>
        <w:ind w:firstLine="0"/>
        <w:rPr>
          <w:ins w:id="939" w:author="Beauvais, Bradley M" w:date="2025-05-30T16:58:00Z" w16du:dateUtc="2025-05-30T21:58:00Z"/>
        </w:rPr>
      </w:pPr>
      <w:del w:id="940" w:author="Beauvais, Bradley M" w:date="2025-05-30T16:28:00Z" w16du:dateUtc="2025-05-30T21:28:00Z">
        <w:r w:rsidRPr="007C51FC" w:rsidDel="00543011">
          <w:delText>26</w:delText>
        </w:r>
      </w:del>
      <w:ins w:id="941" w:author="Beauvais, Bradley M" w:date="2025-05-30T16:29:00Z" w16du:dateUtc="2025-05-30T21:29:00Z">
        <w:r w:rsidR="005619A3" w:rsidRPr="007C51FC">
          <w:t>23</w:t>
        </w:r>
      </w:ins>
      <w:r w:rsidRPr="007C51FC">
        <w:t xml:space="preserve">. </w:t>
      </w:r>
      <w:del w:id="942" w:author="Beauvais, Bradley M" w:date="2025-05-30T16:56:00Z" w16du:dateUtc="2025-05-30T21:56:00Z">
        <w:r w:rsidRPr="007C51FC" w:rsidDel="001E2545">
          <w:tab/>
        </w:r>
      </w:del>
      <w:r w:rsidRPr="007C51FC">
        <w:t>Holmes GM, Kaufman BG, Pink GH (2017) Predicting financial distress and closure in rural hospitals. J Rural Health 33:239–249</w:t>
      </w:r>
    </w:p>
    <w:p w14:paraId="61B15931" w14:textId="77777777" w:rsidR="002041F0" w:rsidRPr="007C51FC" w:rsidRDefault="002041F0">
      <w:pPr>
        <w:ind w:firstLine="0"/>
        <w:rPr>
          <w:ins w:id="943" w:author="Beauvais, Bradley M" w:date="2025-05-30T16:29:00Z" w16du:dateUtc="2025-05-30T21:29:00Z"/>
        </w:rPr>
        <w:pPrChange w:id="944" w:author="Beauvais, Bradley M" w:date="2025-05-30T16:59:00Z" w16du:dateUtc="2025-05-30T21:59:00Z">
          <w:pPr>
            <w:pStyle w:val="Bibliography"/>
          </w:pPr>
        </w:pPrChange>
      </w:pPr>
    </w:p>
    <w:p w14:paraId="378FE6A0" w14:textId="34E5E11F" w:rsidR="005619A3" w:rsidRDefault="005619A3" w:rsidP="002041F0">
      <w:pPr>
        <w:ind w:firstLine="0"/>
        <w:rPr>
          <w:ins w:id="945" w:author="Beauvais, Bradley M" w:date="2025-05-30T16:58:00Z" w16du:dateUtc="2025-05-30T21:58:00Z"/>
        </w:rPr>
      </w:pPr>
      <w:ins w:id="946" w:author="Beauvais, Bradley M" w:date="2025-05-30T16:29:00Z" w16du:dateUtc="2025-05-30T21:29:00Z">
        <w:r w:rsidRPr="007C51FC">
          <w:t>24. Beauvais B, Ramamonjiarivelo Z, Betancourt J, et al (2023) The Predictive Factors of Hospital Bankruptcy—An Exploratory Study. MDPI, p 165</w:t>
        </w:r>
      </w:ins>
    </w:p>
    <w:p w14:paraId="229E4DCE" w14:textId="77777777" w:rsidR="002041F0" w:rsidRPr="007C51FC" w:rsidRDefault="002041F0">
      <w:pPr>
        <w:ind w:firstLine="0"/>
        <w:rPr>
          <w:ins w:id="947" w:author="Beauvais, Bradley M" w:date="2025-05-30T16:29:00Z" w16du:dateUtc="2025-05-30T21:29:00Z"/>
        </w:rPr>
        <w:pPrChange w:id="948" w:author="Beauvais, Bradley M" w:date="2025-05-30T16:59:00Z" w16du:dateUtc="2025-05-30T21:59:00Z">
          <w:pPr>
            <w:pStyle w:val="Bibliography"/>
          </w:pPr>
        </w:pPrChange>
      </w:pPr>
    </w:p>
    <w:p w14:paraId="37817DA5" w14:textId="012623EC" w:rsidR="00543011" w:rsidRDefault="00543011" w:rsidP="002041F0">
      <w:pPr>
        <w:ind w:firstLine="0"/>
        <w:rPr>
          <w:ins w:id="949" w:author="Beauvais, Bradley M" w:date="2025-05-30T16:58:00Z" w16du:dateUtc="2025-05-30T21:58:00Z"/>
        </w:rPr>
      </w:pPr>
      <w:ins w:id="950" w:author="Beauvais, Bradley M" w:date="2025-05-30T16:28:00Z" w16du:dateUtc="2025-05-30T21:28:00Z">
        <w:del w:id="951" w:author="Beauvais, Bradley M" w:date="2025-05-30T16:28:00Z" w16du:dateUtc="2025-05-30T21:28:00Z">
          <w:r w:rsidRPr="007C51FC" w:rsidDel="00543011">
            <w:rPr>
              <w:rPrChange w:id="952" w:author="Beauvais, Bradley M" w:date="2025-05-30T16:53:00Z" w16du:dateUtc="2025-05-30T21:53:00Z">
                <w:rPr>
                  <w:highlight w:val="yellow"/>
                </w:rPr>
              </w:rPrChange>
            </w:rPr>
            <w:delText>16</w:delText>
          </w:r>
        </w:del>
        <w:r w:rsidRPr="007C51FC">
          <w:rPr>
            <w:rPrChange w:id="953" w:author="Beauvais, Bradley M" w:date="2025-05-30T16:53:00Z" w16du:dateUtc="2025-05-30T21:53:00Z">
              <w:rPr>
                <w:highlight w:val="yellow"/>
              </w:rPr>
            </w:rPrChange>
          </w:rPr>
          <w:t xml:space="preserve">25. </w:t>
        </w:r>
        <w:del w:id="954" w:author="Beauvais, Bradley M" w:date="2025-05-30T16:56:00Z" w16du:dateUtc="2025-05-30T21:56:00Z">
          <w:r w:rsidRPr="007C51FC" w:rsidDel="001E2545">
            <w:rPr>
              <w:rPrChange w:id="955" w:author="Beauvais, Bradley M" w:date="2025-05-30T16:53:00Z" w16du:dateUtc="2025-05-30T21:53:00Z">
                <w:rPr>
                  <w:highlight w:val="yellow"/>
                </w:rPr>
              </w:rPrChange>
            </w:rPr>
            <w:tab/>
          </w:r>
        </w:del>
        <w:r w:rsidRPr="007C51FC">
          <w:rPr>
            <w:rPrChange w:id="956" w:author="Beauvais, Bradley M" w:date="2025-05-30T16:53:00Z" w16du:dateUtc="2025-05-30T21:53:00Z">
              <w:rPr>
                <w:highlight w:val="yellow"/>
              </w:rPr>
            </w:rPrChange>
          </w:rPr>
          <w:t>Landry AY, Landry III RJ (2009) Factors associated with hospital bankruptcies: a political and economic framework. J Healthc Manag 54:252–271</w:t>
        </w:r>
      </w:ins>
    </w:p>
    <w:p w14:paraId="05067CFB" w14:textId="77777777" w:rsidR="002041F0" w:rsidRPr="007C51FC" w:rsidRDefault="002041F0">
      <w:pPr>
        <w:ind w:firstLine="0"/>
        <w:rPr>
          <w:ins w:id="957" w:author="Beauvais, Bradley M" w:date="2025-05-30T16:28:00Z" w16du:dateUtc="2025-05-30T21:28:00Z"/>
          <w:rPrChange w:id="958" w:author="Beauvais, Bradley M" w:date="2025-05-30T16:53:00Z" w16du:dateUtc="2025-05-30T21:53:00Z">
            <w:rPr>
              <w:ins w:id="959" w:author="Beauvais, Bradley M" w:date="2025-05-30T16:28:00Z" w16du:dateUtc="2025-05-30T21:28:00Z"/>
              <w:highlight w:val="yellow"/>
            </w:rPr>
          </w:rPrChange>
        </w:rPr>
        <w:pPrChange w:id="960" w:author="Beauvais, Bradley M" w:date="2025-05-30T16:59:00Z" w16du:dateUtc="2025-05-30T21:59:00Z">
          <w:pPr>
            <w:pStyle w:val="Bibliography"/>
          </w:pPr>
        </w:pPrChange>
      </w:pPr>
    </w:p>
    <w:p w14:paraId="7DBDEED7" w14:textId="4F6FBCEF" w:rsidR="00543011" w:rsidDel="002041F0" w:rsidRDefault="00543011">
      <w:pPr>
        <w:ind w:firstLine="0"/>
        <w:rPr>
          <w:del w:id="961" w:author="Beauvais, Bradley M" w:date="2025-05-30T16:28:00Z" w16du:dateUtc="2025-05-30T21:28:00Z"/>
        </w:rPr>
      </w:pPr>
      <w:ins w:id="962" w:author="Beauvais, Bradley M" w:date="2025-05-30T16:28:00Z" w16du:dateUtc="2025-05-30T21:28:00Z">
        <w:del w:id="963" w:author="Beauvais, Bradley M" w:date="2025-05-30T16:28:00Z" w16du:dateUtc="2025-05-30T21:28:00Z">
          <w:r w:rsidRPr="007C51FC" w:rsidDel="00543011">
            <w:rPr>
              <w:rPrChange w:id="964" w:author="Beauvais, Bradley M" w:date="2025-05-30T16:53:00Z" w16du:dateUtc="2025-05-30T21:53:00Z">
                <w:rPr>
                  <w:highlight w:val="yellow"/>
                </w:rPr>
              </w:rPrChange>
            </w:rPr>
            <w:delText>17</w:delText>
          </w:r>
        </w:del>
        <w:r w:rsidRPr="007C51FC">
          <w:rPr>
            <w:rPrChange w:id="965" w:author="Beauvais, Bradley M" w:date="2025-05-30T16:53:00Z" w16du:dateUtc="2025-05-30T21:53:00Z">
              <w:rPr>
                <w:highlight w:val="yellow"/>
              </w:rPr>
            </w:rPrChange>
          </w:rPr>
          <w:t xml:space="preserve">26. </w:t>
        </w:r>
        <w:del w:id="966" w:author="Beauvais, Bradley M" w:date="2025-05-30T16:56:00Z" w16du:dateUtc="2025-05-30T21:56:00Z">
          <w:r w:rsidRPr="007C51FC" w:rsidDel="001E2545">
            <w:rPr>
              <w:rPrChange w:id="967" w:author="Beauvais, Bradley M" w:date="2025-05-30T16:53:00Z" w16du:dateUtc="2025-05-30T21:53:00Z">
                <w:rPr>
                  <w:highlight w:val="yellow"/>
                </w:rPr>
              </w:rPrChange>
            </w:rPr>
            <w:tab/>
          </w:r>
        </w:del>
        <w:r w:rsidRPr="007C51FC">
          <w:rPr>
            <w:rPrChange w:id="968" w:author="Beauvais, Bradley M" w:date="2025-05-30T16:53:00Z" w16du:dateUtc="2025-05-30T21:53:00Z">
              <w:rPr>
                <w:highlight w:val="yellow"/>
              </w:rPr>
            </w:rPrChange>
          </w:rPr>
          <w:t>Carroll NW, Landry AY, Erwin CO, et al (2021) Factors Related to Hospital Bankruptcy: 2007-2019. J Account Finance 21:11–23</w:t>
        </w:r>
      </w:ins>
    </w:p>
    <w:p w14:paraId="77A58200" w14:textId="77777777" w:rsidR="002041F0" w:rsidRPr="007C51FC" w:rsidRDefault="002041F0">
      <w:pPr>
        <w:ind w:firstLine="0"/>
        <w:rPr>
          <w:ins w:id="969" w:author="Beauvais, Bradley M" w:date="2025-05-30T16:28:00Z" w16du:dateUtc="2025-05-30T21:28:00Z"/>
        </w:rPr>
        <w:pPrChange w:id="970" w:author="Beauvais, Bradley M" w:date="2025-05-30T16:59:00Z" w16du:dateUtc="2025-05-30T21:59:00Z">
          <w:pPr>
            <w:pStyle w:val="Bibliography"/>
          </w:pPr>
        </w:pPrChange>
      </w:pPr>
    </w:p>
    <w:p w14:paraId="79574F62" w14:textId="77777777" w:rsidR="00543011" w:rsidRPr="007C51FC" w:rsidRDefault="00543011">
      <w:pPr>
        <w:ind w:firstLine="0"/>
        <w:pPrChange w:id="971" w:author="Beauvais, Bradley M" w:date="2025-05-30T16:59:00Z" w16du:dateUtc="2025-05-30T21:59:00Z">
          <w:pPr>
            <w:pStyle w:val="Bibliography"/>
          </w:pPr>
        </w:pPrChange>
      </w:pPr>
    </w:p>
    <w:p w14:paraId="56FAEBB2" w14:textId="32765D9F" w:rsidR="00205101" w:rsidRPr="007C51FC" w:rsidRDefault="00205101">
      <w:pPr>
        <w:ind w:firstLine="0"/>
        <w:jc w:val="left"/>
        <w:pPrChange w:id="972" w:author="Beauvais, Bradley M" w:date="2025-05-30T16:59:00Z" w16du:dateUtc="2025-05-30T21:59:00Z">
          <w:pPr>
            <w:pStyle w:val="Bibliography"/>
          </w:pPr>
        </w:pPrChange>
      </w:pPr>
      <w:r w:rsidRPr="007C51FC">
        <w:t>27.</w:t>
      </w:r>
      <w:ins w:id="973" w:author="Beauvais, Bradley M" w:date="2025-05-30T16:56:00Z" w16du:dateUtc="2025-05-30T21:56:00Z">
        <w:r w:rsidR="001E2545">
          <w:t xml:space="preserve"> </w:t>
        </w:r>
      </w:ins>
      <w:del w:id="974" w:author="Beauvais, Bradley M" w:date="2025-05-30T16:56:00Z" w16du:dateUtc="2025-05-30T21:56:00Z">
        <w:r w:rsidRPr="007C51FC" w:rsidDel="001E2545">
          <w:delText xml:space="preserve"> </w:delText>
        </w:r>
        <w:r w:rsidRPr="007C51FC" w:rsidDel="001E2545">
          <w:tab/>
        </w:r>
      </w:del>
      <w:r w:rsidRPr="007C51FC">
        <w:t>Healthcare Analytics &amp; Provider Data | Definitive Healthcare. https://www.definitivehc.com/. Accessed 31 Jan 2024</w:t>
      </w:r>
    </w:p>
    <w:p w14:paraId="7330F2B0" w14:textId="16B3DC1B" w:rsidR="00205101" w:rsidRDefault="00205101" w:rsidP="002041F0">
      <w:pPr>
        <w:ind w:firstLine="0"/>
        <w:jc w:val="left"/>
        <w:rPr>
          <w:ins w:id="975" w:author="Beauvais, Bradley M" w:date="2025-05-30T16:59:00Z" w16du:dateUtc="2025-05-30T21:59:00Z"/>
        </w:rPr>
      </w:pPr>
      <w:r w:rsidRPr="007C51FC">
        <w:lastRenderedPageBreak/>
        <w:t>28.</w:t>
      </w:r>
      <w:ins w:id="976" w:author="Beauvais, Bradley M" w:date="2025-05-30T16:56:00Z" w16du:dateUtc="2025-05-30T21:56:00Z">
        <w:r w:rsidR="001E2545">
          <w:t xml:space="preserve"> </w:t>
        </w:r>
      </w:ins>
      <w:del w:id="977" w:author="Beauvais, Bradley M" w:date="2025-05-30T16:56:00Z" w16du:dateUtc="2025-05-30T21:56:00Z">
        <w:r w:rsidRPr="007C51FC" w:rsidDel="001E2545">
          <w:delText xml:space="preserve"> </w:delText>
        </w:r>
        <w:r w:rsidRPr="007C51FC" w:rsidDel="001E2545">
          <w:tab/>
        </w:r>
      </w:del>
      <w:r w:rsidRPr="007C51FC">
        <w:t>Find Healthcare Providers: Compare Care Near You | Medicare. https://www.medicare.gov/care-compare/?redirect=true&amp;providerType=Hospital. Accessed 31 Jan 2024</w:t>
      </w:r>
    </w:p>
    <w:p w14:paraId="7B67E192" w14:textId="77777777" w:rsidR="002041F0" w:rsidRPr="007C51FC" w:rsidRDefault="002041F0">
      <w:pPr>
        <w:ind w:firstLine="0"/>
        <w:jc w:val="left"/>
        <w:pPrChange w:id="978" w:author="Beauvais, Bradley M" w:date="2025-05-30T16:59:00Z" w16du:dateUtc="2025-05-30T21:59:00Z">
          <w:pPr>
            <w:pStyle w:val="Bibliography"/>
          </w:pPr>
        </w:pPrChange>
      </w:pPr>
    </w:p>
    <w:p w14:paraId="37DB40C6" w14:textId="77777777" w:rsidR="00205101" w:rsidRDefault="00205101" w:rsidP="002041F0">
      <w:pPr>
        <w:ind w:firstLine="0"/>
        <w:jc w:val="left"/>
        <w:rPr>
          <w:ins w:id="979" w:author="Beauvais, Bradley M" w:date="2025-05-30T16:59:00Z" w16du:dateUtc="2025-05-30T21:59:00Z"/>
        </w:rPr>
      </w:pPr>
      <w:r w:rsidRPr="007C51FC">
        <w:t xml:space="preserve">29. </w:t>
      </w:r>
      <w:del w:id="980" w:author="Beauvais, Bradley M" w:date="2025-05-30T16:56:00Z" w16du:dateUtc="2025-05-30T21:56:00Z">
        <w:r w:rsidRPr="007C51FC" w:rsidDel="001E2545">
          <w:tab/>
        </w:r>
      </w:del>
      <w:r w:rsidRPr="007C51FC">
        <w:t>Hospital Provider Cost Report - Centers for Medicare &amp; Medicaid Services Data. https://data.cms.gov/provider-compliance/cost-report/hospital-provider-cost-report. Accessed 31 Jan 2024</w:t>
      </w:r>
    </w:p>
    <w:p w14:paraId="7D64D645" w14:textId="77777777" w:rsidR="002041F0" w:rsidRPr="007C51FC" w:rsidRDefault="002041F0">
      <w:pPr>
        <w:ind w:firstLine="0"/>
        <w:jc w:val="left"/>
        <w:pPrChange w:id="981" w:author="Beauvais, Bradley M" w:date="2025-05-30T16:59:00Z" w16du:dateUtc="2025-05-30T21:59:00Z">
          <w:pPr>
            <w:pStyle w:val="Bibliography"/>
          </w:pPr>
        </w:pPrChange>
      </w:pPr>
    </w:p>
    <w:p w14:paraId="7150C910" w14:textId="77777777" w:rsidR="00205101" w:rsidRPr="007C51FC" w:rsidRDefault="00205101">
      <w:pPr>
        <w:ind w:firstLine="0"/>
        <w:jc w:val="left"/>
        <w:pPrChange w:id="982" w:author="Beauvais, Bradley M" w:date="2025-05-30T16:59:00Z" w16du:dateUtc="2025-05-30T21:59:00Z">
          <w:pPr>
            <w:pStyle w:val="Bibliography"/>
          </w:pPr>
        </w:pPrChange>
      </w:pPr>
      <w:r w:rsidRPr="007C51FC">
        <w:t xml:space="preserve">30. </w:t>
      </w:r>
      <w:del w:id="983" w:author="Beauvais, Bradley M" w:date="2025-05-30T16:56:00Z" w16du:dateUtc="2025-05-30T21:56:00Z">
        <w:r w:rsidRPr="007C51FC" w:rsidDel="001E2545">
          <w:tab/>
        </w:r>
      </w:del>
      <w:r w:rsidRPr="007C51FC">
        <w:t>Dormann C, Griffin MA (2015) Optimal time lags in panel studies. Psychol Methods 20:489</w:t>
      </w:r>
    </w:p>
    <w:p w14:paraId="6FFF2333" w14:textId="77777777" w:rsidR="002041F0" w:rsidRDefault="00205101" w:rsidP="002041F0">
      <w:pPr>
        <w:ind w:firstLine="0"/>
        <w:jc w:val="left"/>
        <w:rPr>
          <w:ins w:id="984" w:author="Beauvais, Bradley M" w:date="2025-05-30T16:59:00Z" w16du:dateUtc="2025-05-30T21:59:00Z"/>
        </w:rPr>
      </w:pPr>
      <w:r w:rsidRPr="007C51FC">
        <w:t xml:space="preserve">31. </w:t>
      </w:r>
      <w:ins w:id="985" w:author="Beauvais, Bradley M" w:date="2025-05-30T16:56:00Z" w16du:dateUtc="2025-05-30T21:56:00Z">
        <w:r w:rsidR="001E2545">
          <w:t>V</w:t>
        </w:r>
      </w:ins>
      <w:del w:id="986" w:author="Beauvais, Bradley M" w:date="2025-05-30T16:56:00Z" w16du:dateUtc="2025-05-30T21:56:00Z">
        <w:r w:rsidRPr="007C51FC" w:rsidDel="001E2545">
          <w:tab/>
          <w:delText>V</w:delText>
        </w:r>
      </w:del>
      <w:r w:rsidRPr="007C51FC">
        <w:t xml:space="preserve">an Rossum G Python Release Python 3.8.2. In: Python.org. </w:t>
      </w:r>
    </w:p>
    <w:p w14:paraId="433E628C" w14:textId="484DE962" w:rsidR="00205101" w:rsidRDefault="00205101" w:rsidP="002041F0">
      <w:pPr>
        <w:ind w:firstLine="0"/>
        <w:jc w:val="left"/>
        <w:rPr>
          <w:ins w:id="987" w:author="Beauvais, Bradley M" w:date="2025-05-30T16:59:00Z" w16du:dateUtc="2025-05-30T21:59:00Z"/>
        </w:rPr>
      </w:pPr>
      <w:r w:rsidRPr="007C51FC">
        <w:t>https://www.python.org/downloads/release/python-382/. Accessed 31 Jan 2024</w:t>
      </w:r>
    </w:p>
    <w:p w14:paraId="1D3E3C6F" w14:textId="77777777" w:rsidR="002041F0" w:rsidRPr="007C51FC" w:rsidRDefault="002041F0">
      <w:pPr>
        <w:ind w:firstLine="0"/>
        <w:jc w:val="left"/>
        <w:pPrChange w:id="988" w:author="Beauvais, Bradley M" w:date="2025-05-30T16:59:00Z" w16du:dateUtc="2025-05-30T21:59:00Z">
          <w:pPr>
            <w:pStyle w:val="Bibliography"/>
          </w:pPr>
        </w:pPrChange>
      </w:pPr>
    </w:p>
    <w:p w14:paraId="4B5778E3" w14:textId="77777777" w:rsidR="00205101" w:rsidRDefault="00205101" w:rsidP="002041F0">
      <w:pPr>
        <w:ind w:firstLine="0"/>
        <w:jc w:val="left"/>
        <w:rPr>
          <w:ins w:id="989" w:author="Beauvais, Bradley M" w:date="2025-05-30T16:59:00Z" w16du:dateUtc="2025-05-30T21:59:00Z"/>
        </w:rPr>
      </w:pPr>
      <w:r w:rsidRPr="007C51FC">
        <w:t xml:space="preserve">32. </w:t>
      </w:r>
      <w:del w:id="990" w:author="Beauvais, Bradley M" w:date="2025-05-30T16:56:00Z" w16du:dateUtc="2025-05-30T21:56:00Z">
        <w:r w:rsidRPr="007C51FC" w:rsidDel="001E2545">
          <w:tab/>
        </w:r>
      </w:del>
      <w:r w:rsidRPr="007C51FC">
        <w:t>R Core T R: The R Project for Statistical Computing. https://www.r-project.org/. Accessed 31 Jan 2024</w:t>
      </w:r>
    </w:p>
    <w:p w14:paraId="6A51094C" w14:textId="77777777" w:rsidR="002041F0" w:rsidRPr="007C51FC" w:rsidRDefault="002041F0">
      <w:pPr>
        <w:ind w:firstLine="0"/>
        <w:jc w:val="left"/>
        <w:pPrChange w:id="991" w:author="Beauvais, Bradley M" w:date="2025-05-30T16:59:00Z" w16du:dateUtc="2025-05-30T21:59:00Z">
          <w:pPr>
            <w:pStyle w:val="Bibliography"/>
          </w:pPr>
        </w:pPrChange>
      </w:pPr>
    </w:p>
    <w:p w14:paraId="48C3BA5F" w14:textId="2F1CE93E" w:rsidR="001771C7" w:rsidRDefault="00205101">
      <w:pPr>
        <w:ind w:firstLine="0"/>
        <w:jc w:val="left"/>
        <w:rPr>
          <w:ins w:id="992" w:author="Beauvais, Bradley M" w:date="2025-05-30T16:53:00Z" w16du:dateUtc="2025-05-30T21:53:00Z"/>
        </w:rPr>
        <w:pPrChange w:id="993" w:author="Beauvais, Bradley M" w:date="2025-05-30T16:59:00Z" w16du:dateUtc="2025-05-30T21:59:00Z">
          <w:pPr/>
        </w:pPrChange>
      </w:pPr>
      <w:r w:rsidRPr="007C51FC">
        <w:t xml:space="preserve">33. </w:t>
      </w:r>
      <w:del w:id="994" w:author="Beauvais, Bradley M" w:date="2025-05-30T16:56:00Z" w16du:dateUtc="2025-05-30T21:56:00Z">
        <w:r w:rsidRPr="007C51FC" w:rsidDel="001E2545">
          <w:tab/>
        </w:r>
      </w:del>
      <w:r w:rsidRPr="007C51FC">
        <w:t>Cordón I, García S, Fernández A, Herrera F (2018) Imbalance: Oversampling algorithms for imbalanced classification in R. Knowl-Based Syst 161:329–341</w:t>
      </w:r>
    </w:p>
    <w:p w14:paraId="6857861C" w14:textId="77777777" w:rsidR="00D37268" w:rsidRDefault="00D37268">
      <w:pPr>
        <w:ind w:firstLine="0"/>
        <w:jc w:val="left"/>
        <w:rPr>
          <w:ins w:id="995" w:author="Beauvais, Bradley M" w:date="2025-05-30T16:54:00Z" w16du:dateUtc="2025-05-30T21:54:00Z"/>
        </w:rPr>
        <w:pPrChange w:id="996" w:author="Beauvais, Bradley M" w:date="2025-05-30T16:59:00Z" w16du:dateUtc="2025-05-30T21:59:00Z">
          <w:pPr>
            <w:ind w:left="540" w:hanging="540"/>
          </w:pPr>
        </w:pPrChange>
      </w:pPr>
    </w:p>
    <w:p w14:paraId="16FB97AD" w14:textId="7D66444C" w:rsidR="00D37268" w:rsidRDefault="00D37268">
      <w:pPr>
        <w:ind w:firstLine="0"/>
        <w:jc w:val="left"/>
        <w:rPr>
          <w:ins w:id="997" w:author="Beauvais, Bradley M" w:date="2025-05-30T16:54:00Z" w16du:dateUtc="2025-05-30T21:54:00Z"/>
        </w:rPr>
        <w:pPrChange w:id="998" w:author="Beauvais, Bradley M" w:date="2025-05-30T16:59:00Z" w16du:dateUtc="2025-05-30T21:59:00Z">
          <w:pPr>
            <w:ind w:left="540" w:hanging="540"/>
          </w:pPr>
        </w:pPrChange>
      </w:pPr>
      <w:ins w:id="999" w:author="Beauvais, Bradley M" w:date="2025-05-30T16:54:00Z" w16du:dateUtc="2025-05-30T21:54:00Z">
        <w:r>
          <w:t xml:space="preserve">34. </w:t>
        </w:r>
        <w:r w:rsidRPr="00592519">
          <w:t>Hastie, T., Tibshirani, R., Friedman, J. H., &amp; Friedman, J. H. (2009). </w:t>
        </w:r>
        <w:r w:rsidRPr="00592519">
          <w:rPr>
            <w:i/>
            <w:iCs/>
          </w:rPr>
          <w:t>The elements of statistical learning: data mining, inference, and prediction</w:t>
        </w:r>
        <w:r w:rsidRPr="00592519">
          <w:t> (Vol. 2, pp. 1-758). New York: springer.</w:t>
        </w:r>
      </w:ins>
    </w:p>
    <w:p w14:paraId="4CF6813E" w14:textId="77777777" w:rsidR="00D37268" w:rsidRPr="00F52D93" w:rsidRDefault="00D37268">
      <w:pPr>
        <w:ind w:firstLine="0"/>
        <w:jc w:val="left"/>
        <w:rPr>
          <w:ins w:id="1000" w:author="Beauvais, Bradley M" w:date="2025-05-30T16:54:00Z" w16du:dateUtc="2025-05-30T21:54:00Z"/>
        </w:rPr>
        <w:pPrChange w:id="1001" w:author="Beauvais, Bradley M" w:date="2025-05-30T16:59:00Z" w16du:dateUtc="2025-05-30T21:59:00Z">
          <w:pPr>
            <w:ind w:firstLine="0"/>
          </w:pPr>
        </w:pPrChange>
      </w:pPr>
    </w:p>
    <w:p w14:paraId="27C9069C" w14:textId="4286656C" w:rsidR="00D37268" w:rsidRPr="00E22134" w:rsidRDefault="00D37268">
      <w:pPr>
        <w:pStyle w:val="Bibliography"/>
        <w:tabs>
          <w:tab w:val="clear" w:pos="504"/>
        </w:tabs>
        <w:ind w:left="0" w:firstLine="0"/>
        <w:jc w:val="left"/>
        <w:rPr>
          <w:ins w:id="1002" w:author="Beauvais, Bradley M" w:date="2025-05-30T16:54:00Z" w16du:dateUtc="2025-05-30T21:54:00Z"/>
        </w:rPr>
        <w:pPrChange w:id="1003" w:author="Beauvais, Bradley M" w:date="2025-05-30T16:59:00Z" w16du:dateUtc="2025-05-30T21:59:00Z">
          <w:pPr>
            <w:pStyle w:val="Bibliography"/>
          </w:pPr>
        </w:pPrChange>
      </w:pPr>
      <w:ins w:id="1004" w:author="Beauvais, Bradley M" w:date="2025-05-30T16:54:00Z" w16du:dateUtc="2025-05-30T21:54:00Z">
        <w:r>
          <w:t>35</w:t>
        </w:r>
        <w:r w:rsidRPr="009D3351">
          <w:t xml:space="preserve">. Cordón I, García S, Fernández A, Herrera F (2018) Imbalance: Oversampling algorithms for </w:t>
        </w:r>
        <w:r w:rsidRPr="00E22134">
          <w:t>imbalanced classification in R. Knowl-Based Syst 161:329–341</w:t>
        </w:r>
      </w:ins>
    </w:p>
    <w:p w14:paraId="660F5567" w14:textId="0A52458B" w:rsidR="00D37268" w:rsidRPr="00E22134" w:rsidRDefault="00D37268">
      <w:pPr>
        <w:ind w:firstLine="0"/>
        <w:jc w:val="left"/>
        <w:rPr>
          <w:ins w:id="1005" w:author="Beauvais, Bradley M" w:date="2025-05-30T16:54:00Z" w16du:dateUtc="2025-05-30T21:54:00Z"/>
        </w:rPr>
        <w:pPrChange w:id="1006" w:author="Beauvais, Bradley M" w:date="2025-05-30T16:59:00Z" w16du:dateUtc="2025-05-30T21:59:00Z">
          <w:pPr>
            <w:ind w:left="540" w:hanging="540"/>
          </w:pPr>
        </w:pPrChange>
      </w:pPr>
      <w:ins w:id="1007" w:author="Beauvais, Bradley M" w:date="2025-05-30T16:54:00Z" w16du:dateUtc="2025-05-30T21:54:00Z">
        <w:r w:rsidRPr="00DB5969">
          <w:rPr>
            <w:lang w:val="es-ES"/>
          </w:rPr>
          <w:t xml:space="preserve">36.  Dormann, C., &amp; Griffin, M. A. (2015). </w:t>
        </w:r>
        <w:r w:rsidRPr="00E22134">
          <w:t>Optimal time lags in panel studies. Psychological methods, 20(4), 489.</w:t>
        </w:r>
      </w:ins>
    </w:p>
    <w:p w14:paraId="754C3C3D" w14:textId="77777777" w:rsidR="00D37268" w:rsidRPr="00E22134" w:rsidRDefault="00D37268">
      <w:pPr>
        <w:ind w:firstLine="0"/>
        <w:jc w:val="left"/>
        <w:rPr>
          <w:ins w:id="1008" w:author="Beauvais, Bradley M" w:date="2025-05-30T16:54:00Z" w16du:dateUtc="2025-05-30T21:54:00Z"/>
        </w:rPr>
        <w:pPrChange w:id="1009" w:author="Beauvais, Bradley M" w:date="2025-05-30T16:59:00Z" w16du:dateUtc="2025-05-30T21:59:00Z">
          <w:pPr>
            <w:ind w:firstLine="0"/>
          </w:pPr>
        </w:pPrChange>
      </w:pPr>
    </w:p>
    <w:p w14:paraId="08AFD89D" w14:textId="00753ECB" w:rsidR="00D37268" w:rsidRDefault="00D37268">
      <w:pPr>
        <w:ind w:firstLine="0"/>
        <w:jc w:val="left"/>
        <w:rPr>
          <w:ins w:id="1010" w:author="Beauvais, Bradley M" w:date="2025-05-30T16:54:00Z" w16du:dateUtc="2025-05-30T21:54:00Z"/>
        </w:rPr>
        <w:pPrChange w:id="1011" w:author="Beauvais, Bradley M" w:date="2025-05-30T16:59:00Z" w16du:dateUtc="2025-05-30T21:59:00Z">
          <w:pPr>
            <w:ind w:left="540" w:hanging="540"/>
          </w:pPr>
        </w:pPrChange>
      </w:pPr>
      <w:ins w:id="1012" w:author="Beauvais, Bradley M" w:date="2025-05-30T16:54:00Z" w16du:dateUtc="2025-05-30T21:54:00Z">
        <w:r>
          <w:t>37</w:t>
        </w:r>
        <w:r w:rsidRPr="00E22134">
          <w:t>.  Zou, H., &amp; Hastie, T. (2005). Regularization and variable selection via the elastic net. </w:t>
        </w:r>
        <w:r w:rsidRPr="00E22134">
          <w:rPr>
            <w:i/>
            <w:iCs/>
          </w:rPr>
          <w:t>Journal of the Royal Statistical Society Series B: Statistical Methodology</w:t>
        </w:r>
        <w:r w:rsidRPr="00E22134">
          <w:t>, </w:t>
        </w:r>
        <w:r w:rsidRPr="00E22134">
          <w:rPr>
            <w:i/>
            <w:iCs/>
          </w:rPr>
          <w:t>67</w:t>
        </w:r>
        <w:r w:rsidRPr="00E22134">
          <w:t xml:space="preserve">(2), 301-320. </w:t>
        </w:r>
      </w:ins>
    </w:p>
    <w:p w14:paraId="5896965D" w14:textId="77777777" w:rsidR="001E2545" w:rsidRDefault="001E2545">
      <w:pPr>
        <w:ind w:firstLine="0"/>
        <w:jc w:val="left"/>
        <w:rPr>
          <w:ins w:id="1013" w:author="Beauvais, Bradley M" w:date="2025-05-30T16:54:00Z" w16du:dateUtc="2025-05-30T21:54:00Z"/>
        </w:rPr>
        <w:pPrChange w:id="1014" w:author="Beauvais, Bradley M" w:date="2025-05-30T16:59:00Z" w16du:dateUtc="2025-05-30T21:59:00Z">
          <w:pPr>
            <w:ind w:firstLine="0"/>
          </w:pPr>
        </w:pPrChange>
      </w:pPr>
    </w:p>
    <w:p w14:paraId="30EDA0C4" w14:textId="62F8F3DE" w:rsidR="001E2545" w:rsidRPr="00C401B9" w:rsidRDefault="001E2545">
      <w:pPr>
        <w:ind w:firstLine="0"/>
        <w:jc w:val="left"/>
        <w:rPr>
          <w:ins w:id="1015" w:author="Beauvais, Bradley M" w:date="2025-05-30T16:54:00Z" w16du:dateUtc="2025-05-30T21:54:00Z"/>
        </w:rPr>
        <w:pPrChange w:id="1016" w:author="Beauvais, Bradley M" w:date="2025-05-30T16:59:00Z" w16du:dateUtc="2025-05-30T21:59:00Z">
          <w:pPr>
            <w:ind w:left="630" w:hanging="540"/>
          </w:pPr>
        </w:pPrChange>
      </w:pPr>
      <w:ins w:id="1017" w:author="Beauvais, Bradley M" w:date="2025-05-30T16:54:00Z" w16du:dateUtc="2025-05-30T21:54:00Z">
        <w:r>
          <w:t xml:space="preserve">38. </w:t>
        </w:r>
        <w:r w:rsidRPr="00C401B9">
          <w:t>Shanmugam, R., Beauvais, B., Dolezel, D., Pradhan, R., &amp; Ramamonjiarivelo, Z. (2024). The Probability of Hospital Bankruptcy: A Stochastic Approach. </w:t>
        </w:r>
        <w:r w:rsidRPr="00C401B9">
          <w:rPr>
            <w:i/>
            <w:iCs/>
          </w:rPr>
          <w:t>International Journal of Financial Studies</w:t>
        </w:r>
        <w:r w:rsidRPr="00C401B9">
          <w:t>, </w:t>
        </w:r>
        <w:r w:rsidRPr="00C401B9">
          <w:rPr>
            <w:i/>
            <w:iCs/>
          </w:rPr>
          <w:t>12</w:t>
        </w:r>
        <w:r w:rsidRPr="00C401B9">
          <w:t>(3), 85.</w:t>
        </w:r>
      </w:ins>
    </w:p>
    <w:p w14:paraId="2D0FAA28" w14:textId="77777777" w:rsidR="001E2545" w:rsidRDefault="001E2545" w:rsidP="00F54435">
      <w:pPr>
        <w:ind w:firstLine="0"/>
      </w:pPr>
    </w:p>
    <w:p w14:paraId="159255C6" w14:textId="77777777" w:rsidR="00F54435" w:rsidRPr="00E22134" w:rsidRDefault="00F54435">
      <w:pPr>
        <w:ind w:firstLine="0"/>
        <w:rPr>
          <w:ins w:id="1018" w:author="Beauvais, Bradley M" w:date="2025-05-30T16:54:00Z" w16du:dateUtc="2025-05-30T21:54:00Z"/>
        </w:rPr>
        <w:pPrChange w:id="1019" w:author="Beauvais, Bradley M" w:date="2025-05-30T16:59:00Z" w16du:dateUtc="2025-05-30T21:59:00Z">
          <w:pPr>
            <w:ind w:left="540" w:hanging="540"/>
          </w:pPr>
        </w:pPrChange>
      </w:pPr>
    </w:p>
    <w:p w14:paraId="3D0D3C31" w14:textId="2C305A1A" w:rsidR="00C16478" w:rsidRPr="007C51FC" w:rsidDel="00BF3328" w:rsidRDefault="00C16478">
      <w:pPr>
        <w:ind w:firstLine="0"/>
        <w:rPr>
          <w:del w:id="1020" w:author="Beauvais, Bradley M" w:date="2025-05-30T16:57:00Z" w16du:dateUtc="2025-05-30T21:57:00Z"/>
        </w:rPr>
        <w:pPrChange w:id="1021" w:author="Beauvais, Bradley M" w:date="2025-05-30T16:59:00Z" w16du:dateUtc="2025-05-30T21:59:00Z">
          <w:pPr>
            <w:pStyle w:val="Bibliography"/>
            <w:pBdr>
              <w:bottom w:val="double" w:sz="6" w:space="1" w:color="auto"/>
            </w:pBdr>
          </w:pPr>
        </w:pPrChange>
      </w:pPr>
    </w:p>
    <w:p w14:paraId="1D50F919" w14:textId="33374869" w:rsidR="00FD4F70" w:rsidRDefault="00911BB7">
      <w:pPr>
        <w:ind w:firstLine="0"/>
      </w:pPr>
      <w:r w:rsidRPr="007C51FC">
        <w:fldChar w:fldCharType="end"/>
      </w:r>
    </w:p>
    <w:p w14:paraId="6AE1B1FE" w14:textId="77777777" w:rsidR="00FD4F70" w:rsidRDefault="00FD4F70">
      <w:pPr>
        <w:spacing w:after="160" w:line="259" w:lineRule="auto"/>
        <w:ind w:firstLine="0"/>
        <w:jc w:val="left"/>
      </w:pPr>
      <w:r>
        <w:br w:type="page"/>
      </w:r>
    </w:p>
    <w:p w14:paraId="116B2AF6" w14:textId="77777777" w:rsidR="00FD4F70" w:rsidRPr="00C05FE2" w:rsidRDefault="00FD4F70" w:rsidP="00C05FE2">
      <w:pPr>
        <w:pStyle w:val="Heading1"/>
        <w:rPr>
          <w:ins w:id="1022" w:author="Beauvais, Bradley M" w:date="2025-06-04T12:09:00Z" w16du:dateUtc="2025-06-04T17:09:00Z"/>
        </w:rPr>
        <w:pPrChange w:id="1023" w:author="Fulton, Lawrence V" w:date="2025-06-06T08:36:00Z" w16du:dateUtc="2025-06-06T12:36:00Z">
          <w:pPr>
            <w:ind w:firstLine="0"/>
          </w:pPr>
        </w:pPrChange>
      </w:pPr>
      <w:ins w:id="1024" w:author="Aleksandar Tomic" w:date="2025-05-23T00:10:00Z">
        <w:r w:rsidRPr="00C05FE2">
          <w:lastRenderedPageBreak/>
          <w:t xml:space="preserve">Appendix </w:t>
        </w:r>
      </w:ins>
      <w:r w:rsidRPr="00905DFA">
        <w:t>1</w:t>
      </w:r>
      <w:ins w:id="1025" w:author="Aleksandar Tomic" w:date="2025-05-23T00:10:00Z">
        <w:r w:rsidRPr="00C05FE2">
          <w:t xml:space="preserve"> – </w:t>
        </w:r>
      </w:ins>
      <w:r w:rsidRPr="00905DFA">
        <w:t xml:space="preserve">Detailed </w:t>
      </w:r>
      <w:ins w:id="1026" w:author="Aleksandar Tomic" w:date="2025-05-23T00:10:00Z">
        <w:del w:id="1027" w:author="Brad Beauvais" w:date="2025-05-23T10:05:00Z" w16du:dateUtc="2025-05-23T15:05:00Z">
          <w:r w:rsidRPr="00C05FE2" w:rsidDel="00A87DA1">
            <w:delText>r</w:delText>
          </w:r>
        </w:del>
      </w:ins>
      <w:ins w:id="1028" w:author="Brad Beauvais" w:date="2025-05-23T10:05:00Z" w16du:dateUtc="2025-05-23T15:05:00Z">
        <w:r w:rsidRPr="00C05FE2">
          <w:t>R</w:t>
        </w:r>
      </w:ins>
      <w:ins w:id="1029" w:author="Aleksandar Tomic" w:date="2025-05-23T00:10:00Z">
        <w:r w:rsidRPr="00C05FE2">
          <w:t xml:space="preserve">esults of </w:t>
        </w:r>
      </w:ins>
      <w:r w:rsidRPr="00905DFA">
        <w:t xml:space="preserve">Models Tested </w:t>
      </w:r>
      <w:ins w:id="1030" w:author="Aleksandar Tomic" w:date="2025-05-23T00:10:00Z">
        <w:del w:id="1031" w:author="Brad Beauvais" w:date="2025-05-23T10:05:00Z" w16du:dateUtc="2025-05-23T15:05:00Z">
          <w:r w:rsidRPr="00C05FE2" w:rsidDel="00A87DA1">
            <w:delText>ame</w:delText>
          </w:r>
        </w:del>
      </w:ins>
    </w:p>
    <w:p w14:paraId="4684DE57" w14:textId="77777777" w:rsidR="00FF7404" w:rsidRDefault="00FF7404" w:rsidP="00FF7404">
      <w:pPr>
        <w:ind w:firstLine="0"/>
        <w:rPr>
          <w:ins w:id="1032" w:author="Fulton, Lawrence V" w:date="2025-06-06T08:47:00Z" w16du:dateUtc="2025-06-06T12:47:00Z"/>
        </w:rPr>
      </w:pPr>
    </w:p>
    <w:p w14:paraId="575BD83D" w14:textId="33EEC5F2" w:rsidR="00FD4F70" w:rsidRDefault="00FF7404" w:rsidP="00FF7404">
      <w:pPr>
        <w:ind w:firstLine="0"/>
        <w:rPr>
          <w:ins w:id="1033" w:author="Fulton, Lawrence V" w:date="2025-06-06T08:47:00Z" w16du:dateUtc="2025-06-06T12:47:00Z"/>
        </w:rPr>
      </w:pPr>
      <w:ins w:id="1034" w:author="Fulton, Lawrence V" w:date="2025-06-06T08:47:00Z" w16du:dateUtc="2025-06-06T12:47:00Z">
        <w:r w:rsidRPr="00FF7404">
          <w:t>This appendix provides detailed performance diagnostics for models evaluated in this study, including traditional financial models and the newly developed BRKFSST model. These details are included here to promote transparency, reproducibility, and comparability.</w:t>
        </w:r>
      </w:ins>
    </w:p>
    <w:p w14:paraId="14633102" w14:textId="77777777" w:rsidR="00FF7404" w:rsidRDefault="00FF7404" w:rsidP="00FF7404">
      <w:pPr>
        <w:ind w:firstLine="0"/>
        <w:pPrChange w:id="1035" w:author="Fulton, Lawrence V" w:date="2025-06-06T08:47:00Z" w16du:dateUtc="2025-06-06T12:47:00Z">
          <w:pPr/>
        </w:pPrChange>
      </w:pPr>
    </w:p>
    <w:p w14:paraId="798370D3" w14:textId="22DC415E" w:rsidR="00FD4F70" w:rsidRPr="00647060" w:rsidRDefault="00DB3830" w:rsidP="00FD4F70">
      <w:pPr>
        <w:pStyle w:val="Heading4"/>
        <w:rPr>
          <w:rFonts w:ascii="Palatino Linotype" w:hAnsi="Palatino Linotype"/>
        </w:rPr>
      </w:pPr>
      <w:r>
        <w:rPr>
          <w:rFonts w:ascii="Palatino Linotype" w:hAnsi="Palatino Linotype"/>
        </w:rPr>
        <w:t>Appendix 1 – Table 1</w:t>
      </w:r>
      <w:r w:rsidR="00FD4F70" w:rsidRPr="00647060">
        <w:rPr>
          <w:rFonts w:ascii="Palatino Linotype" w:hAnsi="Palatino Linotype"/>
        </w:rPr>
        <w:t xml:space="preserve">.  </w:t>
      </w:r>
      <w:ins w:id="1036" w:author="Beauvais, Bradley M" w:date="2025-06-04T13:29:00Z" w16du:dateUtc="2025-06-04T18:29:00Z">
        <w:r w:rsidR="00FD4F70" w:rsidRPr="00EE1CFF">
          <w:rPr>
            <w:rFonts w:ascii="Palatino Linotype" w:hAnsi="Palatino Linotype"/>
            <w:rPrChange w:id="1037" w:author="Beauvais, Bradley M" w:date="2025-06-04T13:29:00Z" w16du:dateUtc="2025-06-04T18:29:00Z">
              <w:rPr/>
            </w:rPrChange>
          </w:rPr>
          <w:t xml:space="preserve">Altman </w:t>
        </w:r>
        <w:proofErr w:type="gramStart"/>
        <w:r w:rsidR="00FD4F70" w:rsidRPr="00EE1CFF">
          <w:rPr>
            <w:rFonts w:ascii="Palatino Linotype" w:hAnsi="Palatino Linotype"/>
            <w:rPrChange w:id="1038" w:author="Beauvais, Bradley M" w:date="2025-06-04T13:29:00Z" w16du:dateUtc="2025-06-04T18:29:00Z">
              <w:rPr/>
            </w:rPrChange>
          </w:rPr>
          <w:t>Z’’</w:t>
        </w:r>
        <w:proofErr w:type="gramEnd"/>
        <w:r w:rsidR="00FD4F70" w:rsidRPr="00CA7328">
          <w:rPr>
            <w:rFonts w:ascii="Palatino Linotype" w:hAnsi="Palatino Linotype"/>
            <w:rPrChange w:id="1039" w:author="Beauvais, Bradley M" w:date="2025-06-04T13:29:00Z" w16du:dateUtc="2025-06-04T18:29:00Z">
              <w:rPr/>
            </w:rPrChange>
          </w:rPr>
          <w:t xml:space="preserve"> </w:t>
        </w:r>
      </w:ins>
      <w:r w:rsidR="00FD4F70" w:rsidRPr="00647060">
        <w:rPr>
          <w:rFonts w:ascii="Palatino Linotype" w:hAnsi="Palatino Linotype"/>
        </w:rPr>
        <w:t>Accuracy Metrics by Split (PR-AUC=Precision/ Recall Area Under the Curve, SD = Standard Deviation)</w:t>
      </w:r>
    </w:p>
    <w:bookmarkStart w:id="1040" w:name="_MON_1785571090"/>
    <w:bookmarkEnd w:id="1040"/>
    <w:p w14:paraId="1D2FA87F" w14:textId="77777777" w:rsidR="00FD4F70" w:rsidRDefault="00FD4F70" w:rsidP="00FD4F70">
      <w:pPr>
        <w:ind w:left="720" w:firstLine="0"/>
      </w:pPr>
      <w:r w:rsidRPr="00B52582">
        <w:rPr>
          <w:sz w:val="16"/>
          <w:szCs w:val="16"/>
        </w:rPr>
        <w:object w:dxaOrig="7587" w:dyaOrig="3818" w14:anchorId="6FBF9C39">
          <v:shape id="_x0000_i1033" type="#_x0000_t75" style="width:380.15pt;height:191.25pt" o:ole="">
            <v:imagedata r:id="rId37" o:title=""/>
          </v:shape>
          <o:OLEObject Type="Embed" ProgID="Excel.Sheet.12" ShapeID="_x0000_i1033" DrawAspect="Content" ObjectID="_1810705708" r:id="rId38"/>
        </w:object>
      </w:r>
    </w:p>
    <w:p w14:paraId="485FCB7B" w14:textId="77777777" w:rsidR="00FD4F70" w:rsidRDefault="00FD4F70" w:rsidP="00FD4F70">
      <w:pPr>
        <w:ind w:firstLine="0"/>
      </w:pPr>
    </w:p>
    <w:p w14:paraId="1E0E0221" w14:textId="6219637F" w:rsidR="00FD4F70" w:rsidRPr="00E922E2" w:rsidRDefault="00905DFA" w:rsidP="00FD4F70">
      <w:pPr>
        <w:pStyle w:val="Heading4"/>
        <w:rPr>
          <w:rFonts w:ascii="Palatino Linotype" w:hAnsi="Palatino Linotype"/>
        </w:rPr>
      </w:pPr>
      <w:r>
        <w:rPr>
          <w:rFonts w:ascii="Palatino Linotype" w:hAnsi="Palatino Linotype"/>
        </w:rPr>
        <w:t>Appendix 1 – Table 2</w:t>
      </w:r>
      <w:r w:rsidRPr="00647060">
        <w:rPr>
          <w:rFonts w:ascii="Palatino Linotype" w:hAnsi="Palatino Linotype"/>
        </w:rPr>
        <w:t>.</w:t>
      </w:r>
      <w:r>
        <w:rPr>
          <w:rFonts w:ascii="Palatino Linotype" w:hAnsi="Palatino Linotype"/>
        </w:rPr>
        <w:t xml:space="preserve"> </w:t>
      </w:r>
      <w:ins w:id="1041" w:author="Beauvais, Bradley M" w:date="2025-06-04T13:30:00Z" w16du:dateUtc="2025-06-04T18:30:00Z">
        <w:r w:rsidR="00FD4F70" w:rsidRPr="00E922E2">
          <w:rPr>
            <w:rFonts w:ascii="Palatino Linotype" w:hAnsi="Palatino Linotype"/>
          </w:rPr>
          <w:t xml:space="preserve">Re-Estimated </w:t>
        </w:r>
      </w:ins>
      <w:ins w:id="1042" w:author="Beauvais, Bradley M" w:date="2025-06-04T13:28:00Z" w16du:dateUtc="2025-06-04T18:28:00Z">
        <w:r w:rsidR="00FD4F70" w:rsidRPr="00E922E2">
          <w:rPr>
            <w:rFonts w:ascii="Palatino Linotype" w:eastAsia="Palatino Linotype" w:hAnsi="Palatino Linotype"/>
            <w:rPrChange w:id="1043" w:author="Beauvais, Bradley M" w:date="2025-06-04T13:29:00Z" w16du:dateUtc="2025-06-04T18:29:00Z">
              <w:rPr>
                <w:rFonts w:eastAsia="Palatino Linotype"/>
                <w:i/>
                <w:iCs/>
              </w:rPr>
            </w:rPrChange>
          </w:rPr>
          <w:t xml:space="preserve">Altman’s </w:t>
        </w:r>
        <w:proofErr w:type="gramStart"/>
        <w:r w:rsidR="00FD4F70" w:rsidRPr="00E922E2">
          <w:rPr>
            <w:rFonts w:ascii="Palatino Linotype" w:eastAsia="Palatino Linotype" w:hAnsi="Palatino Linotype"/>
            <w:rPrChange w:id="1044" w:author="Beauvais, Bradley M" w:date="2025-06-04T13:29:00Z" w16du:dateUtc="2025-06-04T18:29:00Z">
              <w:rPr>
                <w:rFonts w:eastAsia="Palatino Linotype"/>
                <w:i/>
                <w:iCs/>
              </w:rPr>
            </w:rPrChange>
          </w:rPr>
          <w:t>Z''</w:t>
        </w:r>
        <w:proofErr w:type="gramEnd"/>
        <w:r w:rsidR="00FD4F70" w:rsidRPr="00E922E2">
          <w:rPr>
            <w:rFonts w:ascii="Palatino Linotype" w:eastAsia="Palatino Linotype" w:hAnsi="Palatino Linotype"/>
            <w:i/>
            <w:iCs/>
          </w:rPr>
          <w:t xml:space="preserve"> </w:t>
        </w:r>
      </w:ins>
      <w:r w:rsidR="00FD4F70" w:rsidRPr="00E922E2">
        <w:rPr>
          <w:rFonts w:ascii="Palatino Linotype" w:hAnsi="Palatino Linotype"/>
        </w:rPr>
        <w:t xml:space="preserve">Accuracy Metrics and Coefficient Estimates (Log Odds) </w:t>
      </w:r>
      <w:del w:id="1045" w:author="Beauvais, Bradley M" w:date="2025-06-04T13:30:00Z" w16du:dateUtc="2025-06-04T18:30:00Z">
        <w:r w:rsidR="00FD4F70" w:rsidRPr="00E922E2" w:rsidDel="005E7491">
          <w:rPr>
            <w:rFonts w:ascii="Palatino Linotype" w:hAnsi="Palatino Linotype"/>
          </w:rPr>
          <w:delText xml:space="preserve">for M1b </w:delText>
        </w:r>
      </w:del>
      <w:r w:rsidR="00FD4F70" w:rsidRPr="00E922E2">
        <w:rPr>
          <w:rFonts w:ascii="Palatino Linotype" w:hAnsi="Palatino Linotype"/>
        </w:rPr>
        <w:t>by Split (PR-AUC=Precision/ Recall Area Under the Curve, SD = Standard Deviation)</w:t>
      </w:r>
    </w:p>
    <w:p w14:paraId="1A747AAA" w14:textId="77777777" w:rsidR="00FD4F70" w:rsidRDefault="00FD4F70" w:rsidP="00FD4F70"/>
    <w:bookmarkStart w:id="1046" w:name="_MON_1810636974"/>
    <w:bookmarkEnd w:id="1046"/>
    <w:p w14:paraId="01929AF6" w14:textId="77777777" w:rsidR="00FD4F70" w:rsidRDefault="00FD4F70" w:rsidP="00FD4F70">
      <w:pPr>
        <w:ind w:left="720" w:firstLine="0"/>
      </w:pPr>
      <w:r>
        <w:object w:dxaOrig="7491" w:dyaOrig="4804" w14:anchorId="24D934E3">
          <v:shape id="_x0000_i1034" type="#_x0000_t75" style="width:374.8pt;height:239.25pt" o:ole="">
            <v:imagedata r:id="rId39" o:title=""/>
          </v:shape>
          <o:OLEObject Type="Embed" ProgID="Excel.Sheet.12" ShapeID="_x0000_i1034" DrawAspect="Content" ObjectID="_1810705709" r:id="rId40"/>
        </w:object>
      </w:r>
    </w:p>
    <w:p w14:paraId="704F829E" w14:textId="77777777" w:rsidR="00FD4F70" w:rsidRPr="00A6237D" w:rsidRDefault="00FD4F70" w:rsidP="00FD4F70">
      <w:pPr>
        <w:ind w:firstLine="0"/>
        <w:rPr>
          <w:ins w:id="1047" w:author="Beauvais, Bradley M" w:date="2025-06-04T12:09:00Z" w16du:dateUtc="2025-06-04T17:09:00Z"/>
        </w:rPr>
      </w:pPr>
    </w:p>
    <w:p w14:paraId="05E56BEE" w14:textId="07CED7D0" w:rsidR="00EE08AC" w:rsidRPr="0091780D" w:rsidRDefault="00905DFA" w:rsidP="00EE08AC">
      <w:pPr>
        <w:pStyle w:val="Heading4"/>
        <w:rPr>
          <w:rFonts w:ascii="Palatino Linotype" w:hAnsi="Palatino Linotype"/>
        </w:rPr>
      </w:pPr>
      <w:r>
        <w:rPr>
          <w:rFonts w:ascii="Palatino Linotype" w:hAnsi="Palatino Linotype"/>
        </w:rPr>
        <w:t>Appendix 1 – Table 3</w:t>
      </w:r>
      <w:r w:rsidRPr="00647060">
        <w:rPr>
          <w:rFonts w:ascii="Palatino Linotype" w:hAnsi="Palatino Linotype"/>
        </w:rPr>
        <w:t>.</w:t>
      </w:r>
      <w:r>
        <w:rPr>
          <w:rFonts w:ascii="Palatino Linotype" w:hAnsi="Palatino Linotype"/>
        </w:rPr>
        <w:t xml:space="preserve"> </w:t>
      </w:r>
      <w:r w:rsidR="00EE08AC" w:rsidRPr="0091780D">
        <w:rPr>
          <w:rFonts w:ascii="Palatino Linotype" w:hAnsi="Palatino Linotype"/>
        </w:rPr>
        <w:t>Model Coefficient Comparison Table</w:t>
      </w:r>
    </w:p>
    <w:bookmarkStart w:id="1048" w:name="_MON_1785571181"/>
    <w:bookmarkEnd w:id="1048"/>
    <w:p w14:paraId="4D6A4FAB" w14:textId="77777777" w:rsidR="00EE08AC" w:rsidRDefault="00EE08AC" w:rsidP="00EE08AC">
      <w:pPr>
        <w:ind w:firstLine="0"/>
      </w:pPr>
      <w:r>
        <w:object w:dxaOrig="8925" w:dyaOrig="2595" w14:anchorId="6B5DBB40">
          <v:shape id="_x0000_i1035" type="#_x0000_t75" style="width:446.3pt;height:128.15pt" o:ole="">
            <v:imagedata r:id="rId41" o:title=""/>
          </v:shape>
          <o:OLEObject Type="Embed" ProgID="Excel.Sheet.12" ShapeID="_x0000_i1035" DrawAspect="Content" ObjectID="_1810705710" r:id="rId42"/>
        </w:object>
      </w:r>
    </w:p>
    <w:p w14:paraId="3552CA88" w14:textId="77777777" w:rsidR="00FD4F70" w:rsidDel="00092A41" w:rsidRDefault="00FD4F70">
      <w:pPr>
        <w:ind w:firstLine="0"/>
        <w:rPr>
          <w:ins w:id="1049" w:author="Aleksandar Tomic" w:date="2025-05-23T00:10:00Z"/>
          <w:del w:id="1050" w:author="Beauvais, Bradley M" w:date="2025-06-04T12:19:00Z" w16du:dateUtc="2025-06-04T17:19:00Z"/>
        </w:rPr>
        <w:pPrChange w:id="1051" w:author="Brad Beauvais" w:date="2025-05-23T10:04:00Z" w16du:dateUtc="2025-05-23T15:04:00Z">
          <w:pPr/>
        </w:pPrChange>
      </w:pPr>
    </w:p>
    <w:p w14:paraId="44308E69" w14:textId="77777777" w:rsidR="00FD4F70" w:rsidDel="00E40E01" w:rsidRDefault="00FD4F70" w:rsidP="00FD4F70">
      <w:pPr>
        <w:rPr>
          <w:ins w:id="1052" w:author="Aleksandar Tomic" w:date="2025-05-23T00:10:00Z"/>
          <w:del w:id="1053" w:author="Brad Beauvais" w:date="2025-05-23T10:05:00Z" w16du:dateUtc="2025-05-23T15:05:00Z"/>
        </w:rPr>
      </w:pPr>
    </w:p>
    <w:p w14:paraId="7D6157CF" w14:textId="77777777" w:rsidR="00FD4F70" w:rsidRDefault="00FD4F70" w:rsidP="00FD4F70">
      <w:pPr>
        <w:ind w:firstLine="0"/>
      </w:pPr>
    </w:p>
    <w:p w14:paraId="3F2CD1E3" w14:textId="1B790EAC" w:rsidR="00EE08AC" w:rsidRPr="005E6785" w:rsidRDefault="00905DFA" w:rsidP="00EE08AC">
      <w:pPr>
        <w:pStyle w:val="Heading4"/>
        <w:rPr>
          <w:rFonts w:ascii="Palatino Linotype" w:hAnsi="Palatino Linotype"/>
        </w:rPr>
      </w:pPr>
      <w:r>
        <w:rPr>
          <w:rFonts w:ascii="Palatino Linotype" w:hAnsi="Palatino Linotype"/>
        </w:rPr>
        <w:t>Appendix 1 – Table 4</w:t>
      </w:r>
      <w:r w:rsidR="00EE08AC" w:rsidRPr="005E6785">
        <w:rPr>
          <w:rFonts w:ascii="Palatino Linotype" w:hAnsi="Palatino Linotype"/>
        </w:rPr>
        <w:t>.</w:t>
      </w:r>
      <w:ins w:id="1054" w:author="Beauvais, Bradley M" w:date="2025-06-04T13:31:00Z" w16du:dateUtc="2025-06-04T18:31:00Z">
        <w:r w:rsidR="00EE08AC">
          <w:rPr>
            <w:rFonts w:ascii="Palatino Linotype" w:hAnsi="Palatino Linotype"/>
          </w:rPr>
          <w:t xml:space="preserve"> </w:t>
        </w:r>
      </w:ins>
      <w:del w:id="1055" w:author="Beauvais, Bradley M" w:date="2025-06-04T13:31:00Z" w16du:dateUtc="2025-06-04T18:31:00Z">
        <w:r w:rsidR="00EE08AC" w:rsidRPr="005E6785" w:rsidDel="009E6551">
          <w:rPr>
            <w:rFonts w:ascii="Palatino Linotype" w:hAnsi="Palatino Linotype"/>
          </w:rPr>
          <w:delText xml:space="preserve">  </w:delText>
        </w:r>
      </w:del>
      <w:ins w:id="1056" w:author="Beauvais, Bradley M" w:date="2025-06-04T13:31:00Z" w16du:dateUtc="2025-06-04T18:31:00Z">
        <w:r w:rsidR="00EE08AC" w:rsidRPr="009E6551">
          <w:rPr>
            <w:rFonts w:ascii="Palatino Linotype" w:eastAsia="Palatino Linotype" w:hAnsi="Palatino Linotype"/>
            <w:rPrChange w:id="1057" w:author="Beauvais, Bradley M" w:date="2025-06-04T13:31:00Z" w16du:dateUtc="2025-06-04T18:31:00Z">
              <w:rPr>
                <w:rFonts w:eastAsia="Palatino Linotype"/>
              </w:rPr>
            </w:rPrChange>
          </w:rPr>
          <w:t xml:space="preserve">Ohlson’s O </w:t>
        </w:r>
      </w:ins>
      <w:r w:rsidR="00EE08AC" w:rsidRPr="009E6551">
        <w:rPr>
          <w:rFonts w:ascii="Palatino Linotype" w:hAnsi="Palatino Linotype"/>
        </w:rPr>
        <w:t>Accuracy</w:t>
      </w:r>
      <w:r w:rsidR="00EE08AC" w:rsidRPr="005E6785">
        <w:rPr>
          <w:rFonts w:ascii="Palatino Linotype" w:hAnsi="Palatino Linotype"/>
        </w:rPr>
        <w:t xml:space="preserve"> Metrics and Coefficient Estimates (Log</w:t>
      </w:r>
      <w:r w:rsidR="00EE08AC">
        <w:rPr>
          <w:rFonts w:ascii="Palatino Linotype" w:hAnsi="Palatino Linotype"/>
        </w:rPr>
        <w:t xml:space="preserve"> </w:t>
      </w:r>
      <w:r w:rsidR="00EE08AC" w:rsidRPr="005E6785">
        <w:rPr>
          <w:rFonts w:ascii="Palatino Linotype" w:hAnsi="Palatino Linotype"/>
        </w:rPr>
        <w:t>Odds) by Split (PR-AUC=Precision/ Recall Area Under the Curve, SD = Standard Deviation)</w:t>
      </w:r>
    </w:p>
    <w:p w14:paraId="357CC157" w14:textId="77777777" w:rsidR="00EE08AC" w:rsidRDefault="00EE08AC" w:rsidP="00EE08AC"/>
    <w:bookmarkStart w:id="1058" w:name="_MON_1785571365"/>
    <w:bookmarkEnd w:id="1058"/>
    <w:p w14:paraId="56D9FFDE" w14:textId="0E11F236" w:rsidR="00956018" w:rsidRDefault="00EE08AC" w:rsidP="00EE08AC">
      <w:pPr>
        <w:ind w:firstLine="0"/>
      </w:pPr>
      <w:r>
        <w:object w:dxaOrig="7260" w:dyaOrig="6686" w14:anchorId="46582915">
          <v:shape id="_x0000_i1036" type="#_x0000_t75" style="width:392.45pt;height:279.05pt" o:ole="">
            <v:imagedata r:id="rId43" o:title=""/>
          </v:shape>
          <o:OLEObject Type="Embed" ProgID="Excel.Sheet.12" ShapeID="_x0000_i1036" DrawAspect="Content" ObjectID="_1810705711" r:id="rId44"/>
        </w:object>
      </w:r>
    </w:p>
    <w:p w14:paraId="03AE567E" w14:textId="77777777" w:rsidR="00956018" w:rsidRDefault="00956018" w:rsidP="00FD4F70">
      <w:pPr>
        <w:ind w:firstLine="0"/>
      </w:pPr>
    </w:p>
    <w:p w14:paraId="740BD634" w14:textId="348C7C2C" w:rsidR="00EE08AC" w:rsidRPr="00905DFA" w:rsidRDefault="00905DFA" w:rsidP="00EE08AC">
      <w:pPr>
        <w:spacing w:after="160" w:line="259" w:lineRule="auto"/>
        <w:ind w:firstLine="0"/>
        <w:jc w:val="left"/>
        <w:rPr>
          <w:b/>
          <w:bCs/>
          <w:sz w:val="20"/>
          <w:szCs w:val="20"/>
        </w:rPr>
      </w:pPr>
      <w:r w:rsidRPr="00905DFA">
        <w:rPr>
          <w:b/>
          <w:bCs/>
          <w:sz w:val="20"/>
          <w:szCs w:val="20"/>
        </w:rPr>
        <w:t xml:space="preserve">Appendix 1 – Table 5. </w:t>
      </w:r>
      <w:ins w:id="1059" w:author="Beauvais, Bradley M" w:date="2025-06-04T13:32:00Z" w16du:dateUtc="2025-06-04T18:32:00Z">
        <w:r w:rsidR="00EE08AC" w:rsidRPr="00905DFA">
          <w:rPr>
            <w:rFonts w:eastAsia="Palatino Linotype"/>
            <w:b/>
            <w:bCs/>
            <w:sz w:val="20"/>
            <w:szCs w:val="20"/>
          </w:rPr>
          <w:t xml:space="preserve">Ohlson’s O </w:t>
        </w:r>
      </w:ins>
      <w:r w:rsidR="00EE08AC" w:rsidRPr="00905DFA">
        <w:rPr>
          <w:b/>
          <w:bCs/>
          <w:sz w:val="20"/>
          <w:szCs w:val="20"/>
        </w:rPr>
        <w:t xml:space="preserve">Model Coefficient Comparison Table </w:t>
      </w:r>
    </w:p>
    <w:p w14:paraId="05258533" w14:textId="77777777" w:rsidR="00EE08AC" w:rsidRPr="000B0D08" w:rsidRDefault="00EE08AC" w:rsidP="00EE08AC"/>
    <w:bookmarkStart w:id="1060" w:name="_MON_1785571449"/>
    <w:bookmarkEnd w:id="1060"/>
    <w:p w14:paraId="0B73B632" w14:textId="77777777" w:rsidR="00EE08AC" w:rsidRDefault="00EE08AC" w:rsidP="00EE08AC">
      <w:pPr>
        <w:ind w:left="720" w:firstLine="0"/>
      </w:pPr>
      <w:r>
        <w:object w:dxaOrig="7428" w:dyaOrig="3578" w14:anchorId="68D9512B">
          <v:shape id="_x0000_i1037" type="#_x0000_t75" style="width:418.45pt;height:180.75pt" o:ole="">
            <v:imagedata r:id="rId45" o:title=""/>
          </v:shape>
          <o:OLEObject Type="Embed" ProgID="Excel.Sheet.12" ShapeID="_x0000_i1037" DrawAspect="Content" ObjectID="_1810705712" r:id="rId46"/>
        </w:object>
      </w:r>
    </w:p>
    <w:p w14:paraId="71214645" w14:textId="77777777" w:rsidR="00EE08AC" w:rsidRPr="00E40E01" w:rsidRDefault="00EE08AC" w:rsidP="00EE08AC">
      <w:pPr>
        <w:ind w:left="720" w:firstLine="0"/>
        <w:rPr>
          <w:rFonts w:cs="Arial"/>
          <w:sz w:val="20"/>
          <w:szCs w:val="20"/>
          <w:rPrChange w:id="1061" w:author="Brad Beauvais" w:date="2025-05-23T10:12:00Z" w16du:dateUtc="2025-05-23T15:12:00Z">
            <w:rPr>
              <w:rFonts w:ascii="Arial Narrow" w:hAnsi="Arial Narrow" w:cs="Arial"/>
              <w:sz w:val="20"/>
              <w:szCs w:val="20"/>
            </w:rPr>
          </w:rPrChange>
        </w:rPr>
      </w:pPr>
      <w:r w:rsidRPr="00E40E01">
        <w:rPr>
          <w:rFonts w:cs="Arial"/>
          <w:sz w:val="20"/>
          <w:szCs w:val="20"/>
          <w:rPrChange w:id="1062" w:author="Brad Beauvais" w:date="2025-05-23T10:12:00Z" w16du:dateUtc="2025-05-23T15:12:00Z">
            <w:rPr>
              <w:rFonts w:ascii="Arial Narrow" w:hAnsi="Arial Narrow" w:cs="Arial"/>
              <w:sz w:val="20"/>
              <w:szCs w:val="20"/>
            </w:rPr>
          </w:rPrChange>
        </w:rPr>
        <w:t xml:space="preserve"> Note: + = p&lt;0.10, *=p&lt;0.05, **=p&lt;0.01, ***=p&lt;0.001</w:t>
      </w:r>
    </w:p>
    <w:p w14:paraId="7E7D47E6" w14:textId="77777777" w:rsidR="00956018" w:rsidRDefault="00956018" w:rsidP="00FD4F70">
      <w:pPr>
        <w:ind w:firstLine="0"/>
      </w:pPr>
    </w:p>
    <w:p w14:paraId="160016AC" w14:textId="2CC0A30C" w:rsidR="0081737A" w:rsidRPr="00047D4A" w:rsidRDefault="00905DFA">
      <w:pPr>
        <w:spacing w:after="160" w:line="259" w:lineRule="auto"/>
        <w:ind w:firstLine="0"/>
        <w:jc w:val="left"/>
        <w:pPrChange w:id="1063" w:author="Brad Beauvais" w:date="2025-05-23T10:59:00Z" w16du:dateUtc="2025-05-23T15:59:00Z">
          <w:pPr>
            <w:pStyle w:val="Heading4"/>
          </w:pPr>
        </w:pPrChange>
      </w:pPr>
      <w:r w:rsidRPr="00905DFA">
        <w:rPr>
          <w:b/>
          <w:bCs/>
          <w:sz w:val="20"/>
          <w:szCs w:val="20"/>
        </w:rPr>
        <w:t xml:space="preserve">Appendix 1 – Table </w:t>
      </w:r>
      <w:r>
        <w:rPr>
          <w:b/>
          <w:bCs/>
          <w:sz w:val="20"/>
          <w:szCs w:val="20"/>
        </w:rPr>
        <w:t>6</w:t>
      </w:r>
      <w:r w:rsidRPr="00905DFA">
        <w:rPr>
          <w:b/>
          <w:bCs/>
          <w:sz w:val="20"/>
          <w:szCs w:val="20"/>
        </w:rPr>
        <w:t xml:space="preserve">. </w:t>
      </w:r>
      <w:ins w:id="1064" w:author="Beauvais, Bradley M" w:date="2025-06-04T13:32:00Z" w16du:dateUtc="2025-06-04T18:32:00Z">
        <w:r w:rsidR="0081737A" w:rsidRPr="009E6551">
          <w:rPr>
            <w:b/>
            <w:bCs/>
            <w:sz w:val="20"/>
            <w:szCs w:val="20"/>
            <w:rPrChange w:id="1065" w:author="Beauvais, Bradley M" w:date="2025-06-04T13:33:00Z" w16du:dateUtc="2025-06-04T18:33:00Z">
              <w:rPr>
                <w:i/>
                <w:iCs/>
              </w:rPr>
            </w:rPrChange>
          </w:rPr>
          <w:t xml:space="preserve">Zmijewski </w:t>
        </w:r>
      </w:ins>
      <w:r w:rsidR="0081737A" w:rsidRPr="009E6551">
        <w:rPr>
          <w:b/>
          <w:bCs/>
          <w:sz w:val="20"/>
          <w:szCs w:val="20"/>
          <w:rPrChange w:id="1066" w:author="Beauvais, Bradley M" w:date="2025-06-04T13:33:00Z" w16du:dateUtc="2025-06-04T18:33:00Z">
            <w:rPr/>
          </w:rPrChange>
        </w:rPr>
        <w:t>Accuracy Metrics and Coefficient  Estimates (Log Odds) by Split (PR-AUC=Precision/ Recall Area Under the Curve, SD = Standard Deviation)</w:t>
      </w:r>
    </w:p>
    <w:p w14:paraId="1C728500" w14:textId="77777777" w:rsidR="0081737A" w:rsidRDefault="0081737A" w:rsidP="0081737A"/>
    <w:bookmarkStart w:id="1067" w:name="_MON_1810637152"/>
    <w:bookmarkEnd w:id="1067"/>
    <w:p w14:paraId="70651389" w14:textId="77777777" w:rsidR="0081737A" w:rsidRDefault="0081737A" w:rsidP="0081737A">
      <w:pPr>
        <w:ind w:left="720" w:firstLine="0"/>
      </w:pPr>
      <w:r>
        <w:object w:dxaOrig="7361" w:dyaOrig="4470" w14:anchorId="37FD9313">
          <v:shape id="_x0000_i1038" type="#_x0000_t75" style="width:368.45pt;height:224.15pt" o:ole="">
            <v:imagedata r:id="rId47" o:title=""/>
          </v:shape>
          <o:OLEObject Type="Embed" ProgID="Excel.Sheet.12" ShapeID="_x0000_i1038" DrawAspect="Content" ObjectID="_1810705713" r:id="rId48"/>
        </w:object>
      </w:r>
    </w:p>
    <w:p w14:paraId="78A95301" w14:textId="77777777" w:rsidR="00FD4F70" w:rsidRDefault="00FD4F70" w:rsidP="00FD4F70">
      <w:pPr>
        <w:ind w:firstLine="0"/>
      </w:pPr>
    </w:p>
    <w:p w14:paraId="27EFD8A6" w14:textId="5F6A851A" w:rsidR="00366D3F" w:rsidRPr="00905DFA" w:rsidRDefault="00905DFA" w:rsidP="00366D3F">
      <w:pPr>
        <w:spacing w:after="160" w:line="259" w:lineRule="auto"/>
        <w:ind w:firstLine="0"/>
        <w:jc w:val="left"/>
        <w:rPr>
          <w:ins w:id="1068" w:author="Brad Beauvais" w:date="2025-05-23T10:21:00Z" w16du:dateUtc="2025-05-23T15:21:00Z"/>
          <w:b/>
          <w:bCs/>
          <w:sz w:val="20"/>
          <w:szCs w:val="20"/>
        </w:rPr>
      </w:pPr>
      <w:r w:rsidRPr="00905DFA">
        <w:rPr>
          <w:b/>
          <w:bCs/>
          <w:sz w:val="20"/>
          <w:szCs w:val="20"/>
        </w:rPr>
        <w:t xml:space="preserve">Appendix 1 – Table </w:t>
      </w:r>
      <w:r>
        <w:rPr>
          <w:b/>
          <w:bCs/>
          <w:sz w:val="20"/>
          <w:szCs w:val="20"/>
        </w:rPr>
        <w:t>7</w:t>
      </w:r>
      <w:r w:rsidRPr="00905DFA">
        <w:rPr>
          <w:b/>
          <w:bCs/>
          <w:sz w:val="20"/>
          <w:szCs w:val="20"/>
        </w:rPr>
        <w:t xml:space="preserve">. </w:t>
      </w:r>
      <w:ins w:id="1069" w:author="Beauvais, Bradley M" w:date="2025-06-04T13:33:00Z" w16du:dateUtc="2025-06-04T18:33:00Z">
        <w:r w:rsidR="00366D3F" w:rsidRPr="00905DFA">
          <w:rPr>
            <w:b/>
            <w:bCs/>
            <w:color w:val="000000" w:themeColor="text1"/>
            <w:sz w:val="20"/>
            <w:szCs w:val="20"/>
            <w:rPrChange w:id="1070" w:author="Beauvais, Bradley M" w:date="2025-06-04T13:33:00Z" w16du:dateUtc="2025-06-04T18:33:00Z">
              <w:rPr>
                <w:color w:val="000000" w:themeColor="text1"/>
              </w:rPr>
            </w:rPrChange>
          </w:rPr>
          <w:t xml:space="preserve">BRKFSST </w:t>
        </w:r>
      </w:ins>
      <w:r w:rsidR="00366D3F" w:rsidRPr="00905DFA">
        <w:rPr>
          <w:b/>
          <w:bCs/>
          <w:sz w:val="20"/>
          <w:szCs w:val="20"/>
        </w:rPr>
        <w:t>Accuracy Metrics and Coefficient Estimates (Log Odds)(PR-AUC=Precision/ Recall Area Under the Curve, SD = Standard Deviation)</w:t>
      </w:r>
    </w:p>
    <w:p w14:paraId="37571A78" w14:textId="77777777" w:rsidR="00366D3F" w:rsidRPr="00F20D1E" w:rsidRDefault="00366D3F" w:rsidP="00DB5969"/>
    <w:p w14:paraId="239F2FFB" w14:textId="77777777" w:rsidR="00366D3F" w:rsidDel="007C4EA4" w:rsidRDefault="00366D3F" w:rsidP="00366D3F">
      <w:pPr>
        <w:rPr>
          <w:del w:id="1071" w:author="Aleksandar Tomic" w:date="2025-05-23T00:03:00Z"/>
        </w:rPr>
      </w:pPr>
    </w:p>
    <w:bookmarkStart w:id="1072" w:name="_1788170611"/>
    <w:bookmarkEnd w:id="1072"/>
    <w:bookmarkStart w:id="1073" w:name="_MON_1810637212"/>
    <w:bookmarkEnd w:id="1073"/>
    <w:p w14:paraId="42790C01" w14:textId="2D00877A" w:rsidR="00366D3F" w:rsidRDefault="00366D3F" w:rsidP="00366D3F">
      <w:pPr>
        <w:ind w:firstLine="0"/>
        <w:rPr>
          <w:b/>
          <w:bCs/>
        </w:rPr>
      </w:pPr>
      <w:r>
        <w:object w:dxaOrig="9525" w:dyaOrig="7680" w14:anchorId="6D3BBDDE">
          <v:shape id="_x0000_i1039" type="#_x0000_t75" style="width:447.3pt;height:354.15pt" o:ole="">
            <v:imagedata r:id="rId49" o:title=""/>
          </v:shape>
          <o:OLEObject Type="Embed" ProgID="Excel.Sheet.12" ShapeID="_x0000_i1039" DrawAspect="Content" ObjectID="_1810705714" r:id="rId50"/>
        </w:object>
      </w:r>
    </w:p>
    <w:p w14:paraId="676CBDEE" w14:textId="77777777" w:rsidR="00366D3F" w:rsidRDefault="00366D3F" w:rsidP="00FD4F70">
      <w:pPr>
        <w:ind w:firstLine="0"/>
        <w:rPr>
          <w:b/>
          <w:bCs/>
        </w:rPr>
      </w:pPr>
    </w:p>
    <w:p w14:paraId="1B251C5A" w14:textId="78120985" w:rsidR="003630C9" w:rsidRDefault="00905DFA" w:rsidP="003630C9">
      <w:pPr>
        <w:spacing w:after="160" w:line="259" w:lineRule="auto"/>
        <w:ind w:firstLine="0"/>
        <w:jc w:val="left"/>
      </w:pPr>
      <w:r w:rsidRPr="00905DFA">
        <w:rPr>
          <w:b/>
          <w:bCs/>
          <w:sz w:val="20"/>
          <w:szCs w:val="20"/>
        </w:rPr>
        <w:t xml:space="preserve">Appendix 1 – Table </w:t>
      </w:r>
      <w:r>
        <w:rPr>
          <w:b/>
          <w:bCs/>
          <w:sz w:val="20"/>
          <w:szCs w:val="20"/>
        </w:rPr>
        <w:t>8</w:t>
      </w:r>
      <w:r w:rsidRPr="00905DFA">
        <w:rPr>
          <w:b/>
          <w:bCs/>
          <w:sz w:val="20"/>
          <w:szCs w:val="20"/>
        </w:rPr>
        <w:t xml:space="preserve">. </w:t>
      </w:r>
      <w:ins w:id="1074" w:author="Beauvais, Bradley M" w:date="2025-06-04T13:33:00Z" w16du:dateUtc="2025-06-04T18:33:00Z">
        <w:r w:rsidR="003630C9" w:rsidRPr="00905DFA">
          <w:rPr>
            <w:b/>
            <w:bCs/>
            <w:color w:val="000000" w:themeColor="text1"/>
            <w:sz w:val="20"/>
            <w:szCs w:val="20"/>
          </w:rPr>
          <w:t xml:space="preserve">BRKFSST </w:t>
        </w:r>
      </w:ins>
      <w:r w:rsidR="003630C9" w:rsidRPr="00905DFA">
        <w:rPr>
          <w:b/>
          <w:bCs/>
          <w:sz w:val="20"/>
          <w:szCs w:val="20"/>
        </w:rPr>
        <w:t>Model Coefficient Comparison Table</w:t>
      </w:r>
      <w:r w:rsidR="003630C9">
        <w:t xml:space="preserve"> </w:t>
      </w:r>
    </w:p>
    <w:p w14:paraId="79BD5C3E" w14:textId="77777777" w:rsidR="003630C9" w:rsidRDefault="003630C9" w:rsidP="003630C9"/>
    <w:bookmarkStart w:id="1075" w:name="_MON_1785230442"/>
    <w:bookmarkEnd w:id="1075"/>
    <w:p w14:paraId="7088B586" w14:textId="77777777" w:rsidR="003630C9" w:rsidRDefault="003630C9" w:rsidP="003630C9">
      <w:pPr>
        <w:ind w:firstLine="0"/>
      </w:pPr>
      <w:r>
        <w:rPr>
          <w:rFonts w:ascii="Cambria Math" w:hAnsi="Cambria Math"/>
          <w:sz w:val="20"/>
          <w:szCs w:val="20"/>
        </w:rPr>
        <w:object w:dxaOrig="9642" w:dyaOrig="4549" w14:anchorId="3EE9671A">
          <v:shape id="_x0000_i1040" type="#_x0000_t75" style="width:468pt;height:228pt" o:ole="">
            <v:imagedata r:id="rId51" o:title=""/>
          </v:shape>
          <o:OLEObject Type="Embed" ProgID="Excel.Sheet.12" ShapeID="_x0000_i1040" DrawAspect="Content" ObjectID="_1810705715" r:id="rId52"/>
        </w:object>
      </w:r>
    </w:p>
    <w:p w14:paraId="47A8D163" w14:textId="77777777" w:rsidR="003630C9" w:rsidRPr="009E6551" w:rsidRDefault="003630C9" w:rsidP="003630C9">
      <w:pPr>
        <w:rPr>
          <w:rFonts w:cs="Arial"/>
          <w:sz w:val="16"/>
          <w:szCs w:val="16"/>
          <w:rPrChange w:id="1076" w:author="Beauvais, Bradley M" w:date="2025-06-04T13:33:00Z" w16du:dateUtc="2025-06-04T18:33:00Z">
            <w:rPr>
              <w:rFonts w:ascii="Arial Narrow" w:hAnsi="Arial Narrow" w:cs="Arial"/>
              <w:sz w:val="20"/>
              <w:szCs w:val="20"/>
            </w:rPr>
          </w:rPrChange>
        </w:rPr>
      </w:pPr>
      <w:r w:rsidRPr="009E6551">
        <w:rPr>
          <w:rFonts w:cs="Arial"/>
          <w:sz w:val="16"/>
          <w:szCs w:val="16"/>
          <w:rPrChange w:id="1077" w:author="Beauvais, Bradley M" w:date="2025-06-04T13:33:00Z" w16du:dateUtc="2025-06-04T18:33:00Z">
            <w:rPr>
              <w:rFonts w:ascii="Arial Narrow" w:hAnsi="Arial Narrow" w:cs="Arial"/>
              <w:sz w:val="20"/>
              <w:szCs w:val="20"/>
            </w:rPr>
          </w:rPrChange>
        </w:rPr>
        <w:t>Note: + = p&lt;0.10, *=p&lt;0.05, **=p&lt;0.01, ***=p&lt;0.001</w:t>
      </w:r>
    </w:p>
    <w:p w14:paraId="172305D4" w14:textId="77777777" w:rsidR="00366D3F" w:rsidRDefault="00366D3F" w:rsidP="00FD4F70">
      <w:pPr>
        <w:ind w:firstLine="0"/>
        <w:rPr>
          <w:b/>
          <w:bCs/>
        </w:rPr>
      </w:pPr>
    </w:p>
    <w:p w14:paraId="0C10072D" w14:textId="37C2AD22" w:rsidR="001D76A8" w:rsidRDefault="001D76A8" w:rsidP="00C05FE2">
      <w:pPr>
        <w:pStyle w:val="Heading1"/>
        <w:pPrChange w:id="1078" w:author="Fulton, Lawrence V" w:date="2025-06-06T08:36:00Z" w16du:dateUtc="2025-06-06T12:36:00Z">
          <w:pPr>
            <w:ind w:firstLine="0"/>
          </w:pPr>
        </w:pPrChange>
      </w:pPr>
      <w:ins w:id="1079" w:author="Aleksandar Tomic" w:date="2025-05-22T23:53:00Z">
        <w:r w:rsidRPr="00C05FE2">
          <w:t xml:space="preserve">Appendix </w:t>
        </w:r>
      </w:ins>
      <w:r w:rsidR="00995D59">
        <w:t>2</w:t>
      </w:r>
      <w:ins w:id="1080" w:author="Beauvais, Bradley M" w:date="2025-06-04T12:11:00Z" w16du:dateUtc="2025-06-04T17:11:00Z">
        <w:r w:rsidR="00492D14">
          <w:t xml:space="preserve"> -</w:t>
        </w:r>
      </w:ins>
      <w:ins w:id="1081" w:author="Aleksandar Tomic" w:date="2025-05-22T23:53:00Z">
        <w:del w:id="1082" w:author="Beauvais, Bradley M" w:date="2025-06-04T12:11:00Z" w16du:dateUtc="2025-06-04T17:11:00Z">
          <w:r w:rsidRPr="00C05FE2" w:rsidDel="00492D14">
            <w:delText>-</w:delText>
          </w:r>
        </w:del>
        <w:r w:rsidRPr="00C05FE2">
          <w:t xml:space="preserve"> Additional </w:t>
        </w:r>
        <w:del w:id="1083" w:author="Brad Beauvais" w:date="2025-05-23T10:03:00Z" w16du:dateUtc="2025-05-23T15:03:00Z">
          <w:r w:rsidRPr="00C05FE2" w:rsidDel="00A87DA1">
            <w:delText>m</w:delText>
          </w:r>
        </w:del>
      </w:ins>
      <w:ins w:id="1084" w:author="Brad Beauvais" w:date="2025-05-23T10:03:00Z" w16du:dateUtc="2025-05-23T15:03:00Z">
        <w:r w:rsidR="00A87DA1">
          <w:t>M</w:t>
        </w:r>
      </w:ins>
      <w:ins w:id="1085" w:author="Aleksandar Tomic" w:date="2025-05-22T23:53:00Z">
        <w:r w:rsidRPr="00C05FE2">
          <w:t>odels</w:t>
        </w:r>
      </w:ins>
      <w:ins w:id="1086" w:author="Aleksandar Tomic" w:date="2025-05-22T23:54:00Z">
        <w:r w:rsidRPr="00C05FE2">
          <w:t xml:space="preserve"> </w:t>
        </w:r>
      </w:ins>
      <w:r w:rsidR="00F576A8">
        <w:t xml:space="preserve">and Excursions </w:t>
      </w:r>
      <w:ins w:id="1087" w:author="Aleksandar Tomic" w:date="2025-05-22T23:54:00Z">
        <w:del w:id="1088" w:author="Brad Beauvais" w:date="2025-05-23T10:04:00Z" w16du:dateUtc="2025-05-23T15:04:00Z">
          <w:r w:rsidRPr="00C05FE2" w:rsidDel="00A87DA1">
            <w:delText>e</w:delText>
          </w:r>
        </w:del>
      </w:ins>
      <w:ins w:id="1089" w:author="Brad Beauvais" w:date="2025-05-23T10:04:00Z" w16du:dateUtc="2025-05-23T15:04:00Z">
        <w:r w:rsidR="00A87DA1">
          <w:t>E</w:t>
        </w:r>
      </w:ins>
      <w:ins w:id="1090" w:author="Aleksandar Tomic" w:date="2025-05-22T23:54:00Z">
        <w:r w:rsidRPr="00C05FE2">
          <w:t>xamined</w:t>
        </w:r>
      </w:ins>
    </w:p>
    <w:p w14:paraId="18230634" w14:textId="77777777" w:rsidR="00F576A8" w:rsidRDefault="00F576A8" w:rsidP="00837756"/>
    <w:p w14:paraId="7B97F66E" w14:textId="1E720B2A" w:rsidR="00837756" w:rsidRPr="00620FA4" w:rsidRDefault="00837756" w:rsidP="00837756">
      <w:ins w:id="1091" w:author="Beauvais, Bradley M" w:date="2025-06-04T12:09:00Z" w16du:dateUtc="2025-06-04T17:09:00Z">
        <w:r w:rsidRPr="00620FA4">
          <w:t xml:space="preserve">Aside from the </w:t>
        </w:r>
      </w:ins>
      <w:r w:rsidR="00C35A43" w:rsidRPr="00620FA4">
        <w:t xml:space="preserve">models </w:t>
      </w:r>
      <w:r w:rsidR="002671F9" w:rsidRPr="00620FA4">
        <w:t xml:space="preserve">reviewed throughout the body of this paper, the </w:t>
      </w:r>
      <w:ins w:id="1092" w:author="Beauvais, Bradley M" w:date="2025-06-04T12:09:00Z" w16du:dateUtc="2025-06-04T17:09:00Z">
        <w:r w:rsidRPr="00620FA4">
          <w:t>research team investigated</w:t>
        </w:r>
      </w:ins>
      <w:r w:rsidR="002671F9" w:rsidRPr="00620FA4">
        <w:t xml:space="preserve"> several additional models and</w:t>
      </w:r>
      <w:ins w:id="1093" w:author="Beauvais, Bradley M" w:date="2025-06-04T12:09:00Z" w16du:dateUtc="2025-06-04T17:09:00Z">
        <w:r w:rsidRPr="00620FA4">
          <w:t xml:space="preserve"> two excursions. </w:t>
        </w:r>
      </w:ins>
      <w:r w:rsidR="00FB62A9" w:rsidRPr="00620FA4">
        <w:t xml:space="preserve">Additional models included a </w:t>
      </w:r>
      <w:r w:rsidR="00F576A8">
        <w:t>P</w:t>
      </w:r>
      <w:r w:rsidR="00FB62A9" w:rsidRPr="00620FA4">
        <w:t xml:space="preserve">erceptron, </w:t>
      </w:r>
      <w:ins w:id="1094" w:author="Aleksandar Tomic" w:date="2025-05-22T23:54:00Z">
        <w:r w:rsidR="00FB62A9" w:rsidRPr="00620FA4">
          <w:rPr>
            <w:rStyle w:val="Heading2Char"/>
            <w:rFonts w:eastAsia="system-ui"/>
            <w:b w:val="0"/>
            <w:bCs w:val="0"/>
            <w:i w:val="0"/>
            <w:iCs/>
            <w:sz w:val="22"/>
            <w:szCs w:val="22"/>
          </w:rPr>
          <w:t xml:space="preserve">Linear Support Vector </w:t>
        </w:r>
      </w:ins>
      <w:r w:rsidR="00620FA4" w:rsidRPr="00620FA4">
        <w:rPr>
          <w:rStyle w:val="Heading2Char"/>
          <w:rFonts w:eastAsia="system-ui"/>
          <w:b w:val="0"/>
          <w:bCs w:val="0"/>
          <w:i w:val="0"/>
          <w:iCs/>
          <w:sz w:val="22"/>
          <w:szCs w:val="22"/>
        </w:rPr>
        <w:t>Machine</w:t>
      </w:r>
      <w:r w:rsidR="00620FA4" w:rsidRPr="00620FA4">
        <w:rPr>
          <w:rStyle w:val="Heading2Char"/>
          <w:rFonts w:eastAsia="system-ui"/>
          <w:sz w:val="22"/>
          <w:szCs w:val="22"/>
        </w:rPr>
        <w:t xml:space="preserve">, </w:t>
      </w:r>
      <w:r w:rsidR="00620FA4" w:rsidRPr="00620FA4">
        <w:t>and</w:t>
      </w:r>
      <w:r w:rsidR="00FB62A9" w:rsidRPr="00620FA4">
        <w:t xml:space="preserve"> a </w:t>
      </w:r>
      <w:ins w:id="1095" w:author="Aleksandar Tomic" w:date="2025-05-22T23:54:00Z">
        <w:r w:rsidR="00FB62A9" w:rsidRPr="00620FA4">
          <w:t>Unique Variable Decision Tree</w:t>
        </w:r>
      </w:ins>
      <w:r w:rsidR="00FB62A9" w:rsidRPr="00620FA4">
        <w:t xml:space="preserve">. </w:t>
      </w:r>
      <w:ins w:id="1096" w:author="Beauvais, Bradley M" w:date="2025-06-04T12:09:00Z" w16du:dateUtc="2025-06-04T17:09:00Z">
        <w:r w:rsidRPr="00620FA4">
          <w:t>The first excursion applied to the COVID period (year 2019 through 2021) only. The intent was to investigate the robustness of the estimated model for that given period given potential changes in the environment.</w:t>
        </w:r>
      </w:ins>
      <w:r w:rsidR="002671F9" w:rsidRPr="00620FA4">
        <w:t xml:space="preserve"> </w:t>
      </w:r>
      <w:ins w:id="1097" w:author="Beauvais, Bradley M" w:date="2025-06-04T12:09:00Z" w16du:dateUtc="2025-06-04T17:09:00Z">
        <w:r w:rsidRPr="00620FA4">
          <w:t xml:space="preserve">The second excursion involved building a model that used two-lagged variables only.  The intent of this model was to evaluate its performance given that early identification of potential issues allows for intervention quicker.  </w:t>
        </w:r>
      </w:ins>
    </w:p>
    <w:p w14:paraId="5AA2187F" w14:textId="304005E7" w:rsidR="001D76A8" w:rsidRPr="00A87DA1" w:rsidDel="00A87DA1" w:rsidRDefault="001D76A8">
      <w:pPr>
        <w:ind w:firstLine="0"/>
        <w:rPr>
          <w:ins w:id="1098" w:author="Aleksandar Tomic" w:date="2025-05-22T23:54:00Z"/>
          <w:del w:id="1099" w:author="Brad Beauvais" w:date="2025-05-23T10:03:00Z" w16du:dateUtc="2025-05-23T15:03:00Z"/>
          <w:b/>
          <w:bCs/>
          <w:rPrChange w:id="1100" w:author="Brad Beauvais" w:date="2025-05-23T10:03:00Z" w16du:dateUtc="2025-05-23T15:03:00Z">
            <w:rPr>
              <w:ins w:id="1101" w:author="Aleksandar Tomic" w:date="2025-05-22T23:54:00Z"/>
              <w:del w:id="1102" w:author="Brad Beauvais" w:date="2025-05-23T10:03:00Z" w16du:dateUtc="2025-05-23T15:03:00Z"/>
            </w:rPr>
          </w:rPrChange>
        </w:rPr>
        <w:pPrChange w:id="1103" w:author="Brad Beauvais" w:date="2025-05-23T10:03:00Z" w16du:dateUtc="2025-05-23T15:03:00Z">
          <w:pPr/>
        </w:pPrChange>
      </w:pPr>
    </w:p>
    <w:p w14:paraId="57FCEEF3" w14:textId="1870E26C" w:rsidR="001D76A8" w:rsidRPr="00A87DA1" w:rsidRDefault="001D76A8" w:rsidP="001D76A8">
      <w:pPr>
        <w:pStyle w:val="Heading3"/>
        <w:rPr>
          <w:ins w:id="1104" w:author="Aleksandar Tomic" w:date="2025-05-22T23:54:00Z"/>
          <w:b/>
          <w:bCs/>
          <w:i w:val="0"/>
          <w:iCs w:val="0"/>
          <w:rPrChange w:id="1105" w:author="Brad Beauvais" w:date="2025-05-23T10:03:00Z" w16du:dateUtc="2025-05-23T15:03:00Z">
            <w:rPr>
              <w:ins w:id="1106" w:author="Aleksandar Tomic" w:date="2025-05-22T23:54:00Z"/>
            </w:rPr>
          </w:rPrChange>
        </w:rPr>
      </w:pPr>
      <w:ins w:id="1107" w:author="Aleksandar Tomic" w:date="2025-05-22T23:54:00Z">
        <w:del w:id="1108" w:author="Beauvais, Bradley M" w:date="2025-06-04T12:11:00Z" w16du:dateUtc="2025-06-04T17:11:00Z">
          <w:r w:rsidRPr="00A87DA1" w:rsidDel="00492D14">
            <w:rPr>
              <w:b/>
              <w:bCs/>
              <w:i w:val="0"/>
              <w:iCs w:val="0"/>
              <w:rPrChange w:id="1109" w:author="Brad Beauvais" w:date="2025-05-23T10:03:00Z" w16du:dateUtc="2025-05-23T15:03:00Z">
                <w:rPr/>
              </w:rPrChange>
            </w:rPr>
            <w:delText>4.4.2</w:delText>
          </w:r>
        </w:del>
      </w:ins>
      <w:ins w:id="1110" w:author="Beauvais, Bradley M" w:date="2025-06-04T12:11:00Z" w16du:dateUtc="2025-06-04T17:11:00Z">
        <w:r w:rsidR="00492D14">
          <w:rPr>
            <w:b/>
            <w:bCs/>
            <w:i w:val="0"/>
            <w:iCs w:val="0"/>
          </w:rPr>
          <w:t>A</w:t>
        </w:r>
      </w:ins>
      <w:r w:rsidR="00995D59">
        <w:rPr>
          <w:b/>
          <w:bCs/>
          <w:i w:val="0"/>
          <w:iCs w:val="0"/>
        </w:rPr>
        <w:t>2</w:t>
      </w:r>
      <w:ins w:id="1111" w:author="Beauvais, Bradley M" w:date="2025-06-04T12:11:00Z" w16du:dateUtc="2025-06-04T17:11:00Z">
        <w:r w:rsidR="00492D14">
          <w:rPr>
            <w:b/>
            <w:bCs/>
            <w:i w:val="0"/>
            <w:iCs w:val="0"/>
          </w:rPr>
          <w:t>.</w:t>
        </w:r>
      </w:ins>
      <w:r w:rsidR="00F576A8">
        <w:rPr>
          <w:b/>
          <w:bCs/>
          <w:i w:val="0"/>
          <w:iCs w:val="0"/>
        </w:rPr>
        <w:t>1</w:t>
      </w:r>
      <w:ins w:id="1112" w:author="Aleksandar Tomic" w:date="2025-05-22T23:54:00Z">
        <w:r w:rsidRPr="00A87DA1">
          <w:rPr>
            <w:b/>
            <w:bCs/>
            <w:i w:val="0"/>
            <w:iCs w:val="0"/>
            <w:rPrChange w:id="1113" w:author="Brad Beauvais" w:date="2025-05-23T10:03:00Z" w16du:dateUtc="2025-05-23T15:03:00Z">
              <w:rPr/>
            </w:rPrChange>
          </w:rPr>
          <w:t>. Perceptron for BRKFSST Model</w:t>
        </w:r>
      </w:ins>
    </w:p>
    <w:p w14:paraId="1D67B8D8" w14:textId="77777777" w:rsidR="001D76A8" w:rsidRPr="00A6237D" w:rsidRDefault="001D76A8" w:rsidP="001D76A8">
      <w:pPr>
        <w:rPr>
          <w:ins w:id="1114" w:author="Aleksandar Tomic" w:date="2025-05-22T23:54:00Z"/>
        </w:rPr>
      </w:pPr>
    </w:p>
    <w:p w14:paraId="2F2B04C5" w14:textId="66482203" w:rsidR="001D76A8" w:rsidRPr="00A6237D" w:rsidRDefault="001D76A8">
      <w:pPr>
        <w:spacing w:after="160" w:line="259" w:lineRule="auto"/>
        <w:jc w:val="left"/>
        <w:rPr>
          <w:ins w:id="1115" w:author="Aleksandar Tomic" w:date="2025-05-22T23:54:00Z"/>
          <w:rFonts w:ascii="Cambria Math" w:hAnsi="Cambria Math"/>
          <w:b/>
          <w:bCs/>
          <w:sz w:val="20"/>
          <w:szCs w:val="20"/>
        </w:rPr>
        <w:pPrChange w:id="1116" w:author="Brad Beauvais" w:date="2025-05-23T10:44:00Z" w16du:dateUtc="2025-05-23T15:44:00Z">
          <w:pPr>
            <w:spacing w:after="160" w:line="259" w:lineRule="auto"/>
            <w:ind w:firstLine="0"/>
            <w:jc w:val="left"/>
          </w:pPr>
        </w:pPrChange>
      </w:pPr>
      <w:ins w:id="1117" w:author="Aleksandar Tomic" w:date="2025-05-22T23:54:00Z">
        <w:r>
          <w:t xml:space="preserve">We used a modified Perceptron </w:t>
        </w:r>
        <w:proofErr w:type="gramStart"/>
        <w:r>
          <w:t>for</w:t>
        </w:r>
        <w:proofErr w:type="gramEnd"/>
        <w:r>
          <w:t xml:space="preserve"> alternatively estimating the BRKFSST model.  A Perceptron is a simple neural network with a single layer with one node for each input variable plus a bias input (</w:t>
        </w:r>
      </w:ins>
      <w:ins w:id="1118" w:author="Beauvais, Bradley M" w:date="2025-06-04T12:15:00Z" w16du:dateUtc="2025-06-04T17:15:00Z">
        <w:r w:rsidR="00584CB3">
          <w:t xml:space="preserve">Appendix </w:t>
        </w:r>
      </w:ins>
      <w:r w:rsidR="00995D59">
        <w:t>2</w:t>
      </w:r>
      <w:ins w:id="1119" w:author="Beauvais, Bradley M" w:date="2025-06-04T12:15:00Z" w16du:dateUtc="2025-06-04T17:15:00Z">
        <w:r w:rsidR="00584CB3">
          <w:t xml:space="preserve"> - </w:t>
        </w:r>
        <w:r w:rsidR="00584CB3" w:rsidRPr="00A6237D">
          <w:t xml:space="preserve">Figure </w:t>
        </w:r>
        <w:r w:rsidR="00584CB3">
          <w:t>1</w:t>
        </w:r>
      </w:ins>
      <w:ins w:id="1120" w:author="Aleksandar Tomic" w:date="2025-05-22T23:54:00Z">
        <w:del w:id="1121" w:author="Beauvais, Bradley M" w:date="2025-06-04T12:15:00Z" w16du:dateUtc="2025-06-04T17:15:00Z">
          <w:r w:rsidDel="00584CB3">
            <w:delText>Figure 2</w:delText>
          </w:r>
        </w:del>
        <w:r>
          <w:t xml:space="preserve">).  Weights connect these nodes with the output node.  Those weights are multiplied by the observations and summed, and then an activation function introduces non-linearity.  In </w:t>
        </w:r>
      </w:ins>
      <w:ins w:id="1122" w:author="Beauvais, Bradley M" w:date="2025-06-04T12:15:00Z" w16du:dateUtc="2025-06-04T17:15:00Z">
        <w:r w:rsidR="00584CB3">
          <w:t xml:space="preserve">Appendix </w:t>
        </w:r>
      </w:ins>
      <w:r w:rsidR="00995D59">
        <w:t>2</w:t>
      </w:r>
      <w:ins w:id="1123" w:author="Beauvais, Bradley M" w:date="2025-06-04T12:15:00Z" w16du:dateUtc="2025-06-04T17:15:00Z">
        <w:r w:rsidR="00584CB3">
          <w:t xml:space="preserve"> - </w:t>
        </w:r>
        <w:r w:rsidR="00584CB3" w:rsidRPr="00A6237D">
          <w:t xml:space="preserve">Figure </w:t>
        </w:r>
        <w:r w:rsidR="00584CB3">
          <w:t>1</w:t>
        </w:r>
      </w:ins>
      <w:ins w:id="1124" w:author="Aleksandar Tomic" w:date="2025-05-22T23:54:00Z">
        <w:del w:id="1125" w:author="Beauvais, Bradley M" w:date="2025-06-04T12:15:00Z" w16du:dateUtc="2025-06-04T17:15:00Z">
          <w:r w:rsidDel="00584CB3">
            <w:delText>Figure 2</w:delText>
          </w:r>
        </w:del>
        <w:r>
          <w:t xml:space="preserve">, a hyperbolic tangent function (blue symbol) is shown with the aggregate weights (red summation symbol).  A loss function is then minimized, and the weights are tuned through optimization.  While the Perceptron model does require </w:t>
        </w:r>
        <w:proofErr w:type="gramStart"/>
        <w:r>
          <w:t>scaling</w:t>
        </w:r>
        <w:proofErr w:type="gramEnd"/>
        <w:r>
          <w:t xml:space="preserve"> all variables (e.g., min-max scaling between 0 and 1 or standard scaling), the method provides weights of coefficients (e.g., the </w:t>
        </w:r>
        <w:r w:rsidRPr="207670A7">
          <w:rPr>
            <w:rFonts w:ascii="Symbol" w:hAnsi="Symbol"/>
          </w:rPr>
          <w:t></w:t>
        </w:r>
        <w:r>
          <w:t xml:space="preserve"> coefficients in the diagram) which are readily interpreted for both directionality and magnitude.  </w:t>
        </w:r>
      </w:ins>
    </w:p>
    <w:p w14:paraId="2062CC4A" w14:textId="142E0B84" w:rsidR="001D76A8" w:rsidRPr="00A6237D" w:rsidRDefault="00D37209" w:rsidP="001D76A8">
      <w:pPr>
        <w:pStyle w:val="Heading4"/>
        <w:rPr>
          <w:ins w:id="1126" w:author="Aleksandar Tomic" w:date="2025-05-22T23:54:00Z"/>
          <w:rFonts w:ascii="Palatino Linotype" w:hAnsi="Palatino Linotype"/>
        </w:rPr>
      </w:pPr>
      <w:ins w:id="1127" w:author="Beauvais, Bradley M" w:date="2025-06-04T12:15:00Z" w16du:dateUtc="2025-06-04T17:15:00Z">
        <w:r>
          <w:rPr>
            <w:rFonts w:ascii="Palatino Linotype" w:hAnsi="Palatino Linotype"/>
          </w:rPr>
          <w:t xml:space="preserve">Appendix </w:t>
        </w:r>
      </w:ins>
      <w:r w:rsidR="00995D59">
        <w:rPr>
          <w:rFonts w:ascii="Palatino Linotype" w:hAnsi="Palatino Linotype"/>
        </w:rPr>
        <w:t>2</w:t>
      </w:r>
      <w:ins w:id="1128" w:author="Beauvais, Bradley M" w:date="2025-06-04T12:15:00Z" w16du:dateUtc="2025-06-04T17:15:00Z">
        <w:r>
          <w:rPr>
            <w:rFonts w:ascii="Palatino Linotype" w:hAnsi="Palatino Linotype"/>
          </w:rPr>
          <w:t xml:space="preserve"> - </w:t>
        </w:r>
      </w:ins>
      <w:ins w:id="1129" w:author="Aleksandar Tomic" w:date="2025-05-22T23:54:00Z">
        <w:r w:rsidR="001D76A8" w:rsidRPr="00A6237D">
          <w:rPr>
            <w:rFonts w:ascii="Palatino Linotype" w:hAnsi="Palatino Linotype"/>
          </w:rPr>
          <w:t xml:space="preserve">Figure </w:t>
        </w:r>
        <w:del w:id="1130" w:author="Beauvais, Bradley M" w:date="2025-06-04T12:11:00Z" w16du:dateUtc="2025-06-04T17:11:00Z">
          <w:r w:rsidR="001D76A8" w:rsidRPr="00A6237D" w:rsidDel="00095C6A">
            <w:rPr>
              <w:rFonts w:ascii="Palatino Linotype" w:hAnsi="Palatino Linotype"/>
            </w:rPr>
            <w:delText>2</w:delText>
          </w:r>
        </w:del>
      </w:ins>
      <w:ins w:id="1131" w:author="Beauvais, Bradley M" w:date="2025-06-04T12:11:00Z" w16du:dateUtc="2025-06-04T17:11:00Z">
        <w:r w:rsidR="00095C6A">
          <w:rPr>
            <w:rFonts w:ascii="Palatino Linotype" w:hAnsi="Palatino Linotype"/>
          </w:rPr>
          <w:t>1</w:t>
        </w:r>
      </w:ins>
      <w:ins w:id="1132" w:author="Aleksandar Tomic" w:date="2025-05-22T23:54:00Z">
        <w:r w:rsidR="001D76A8" w:rsidRPr="00A6237D">
          <w:rPr>
            <w:rFonts w:ascii="Palatino Linotype" w:hAnsi="Palatino Linotype"/>
          </w:rPr>
          <w:t>.  Example Perceptron</w:t>
        </w:r>
      </w:ins>
    </w:p>
    <w:p w14:paraId="0943FABE" w14:textId="540F7911" w:rsidR="001D76A8" w:rsidDel="006F12F8" w:rsidRDefault="001D76A8" w:rsidP="001D76A8">
      <w:pPr>
        <w:rPr>
          <w:ins w:id="1133" w:author="Aleksandar Tomic" w:date="2025-05-22T23:54:00Z"/>
          <w:del w:id="1134" w:author="Beauvais, Bradley M" w:date="2025-06-04T12:14:00Z" w16du:dateUtc="2025-06-04T17:14:00Z"/>
        </w:rPr>
      </w:pPr>
    </w:p>
    <w:p w14:paraId="0FF705EC" w14:textId="0D6AE569" w:rsidR="001D76A8" w:rsidRPr="007C2056" w:rsidDel="006F12F8" w:rsidRDefault="001D76A8" w:rsidP="001D76A8">
      <w:pPr>
        <w:rPr>
          <w:ins w:id="1135" w:author="Aleksandar Tomic" w:date="2025-05-22T23:54:00Z"/>
          <w:del w:id="1136" w:author="Beauvais, Bradley M" w:date="2025-06-04T12:14:00Z" w16du:dateUtc="2025-06-04T17:14:00Z"/>
        </w:rPr>
      </w:pPr>
    </w:p>
    <w:p w14:paraId="12AAD95F" w14:textId="45371B49" w:rsidR="001D76A8" w:rsidRPr="007C2056" w:rsidDel="006F12F8" w:rsidRDefault="001D76A8" w:rsidP="001D76A8">
      <w:pPr>
        <w:rPr>
          <w:ins w:id="1137" w:author="Aleksandar Tomic" w:date="2025-05-22T23:54:00Z"/>
          <w:del w:id="1138" w:author="Beauvais, Bradley M" w:date="2025-06-04T12:14:00Z" w16du:dateUtc="2025-06-04T17:14:00Z"/>
        </w:rPr>
      </w:pPr>
    </w:p>
    <w:p w14:paraId="3F61D28D" w14:textId="0B1EF973" w:rsidR="001D76A8" w:rsidRPr="007C2056" w:rsidDel="006F12F8" w:rsidRDefault="001D76A8" w:rsidP="001D76A8">
      <w:pPr>
        <w:rPr>
          <w:ins w:id="1139" w:author="Aleksandar Tomic" w:date="2025-05-22T23:54:00Z"/>
          <w:del w:id="1140" w:author="Beauvais, Bradley M" w:date="2025-06-04T12:14:00Z" w16du:dateUtc="2025-06-04T17:14:00Z"/>
        </w:rPr>
      </w:pPr>
    </w:p>
    <w:p w14:paraId="26D7382D" w14:textId="3865EC6A" w:rsidR="001D76A8" w:rsidRPr="007C2056" w:rsidDel="006F12F8" w:rsidRDefault="001D76A8" w:rsidP="001D76A8">
      <w:pPr>
        <w:rPr>
          <w:ins w:id="1141" w:author="Aleksandar Tomic" w:date="2025-05-22T23:54:00Z"/>
          <w:del w:id="1142" w:author="Beauvais, Bradley M" w:date="2025-06-04T12:14:00Z" w16du:dateUtc="2025-06-04T17:14:00Z"/>
        </w:rPr>
      </w:pPr>
    </w:p>
    <w:p w14:paraId="2992DEBB" w14:textId="48CDE738" w:rsidR="001D76A8" w:rsidRPr="007C2056" w:rsidDel="006F12F8" w:rsidRDefault="001D76A8" w:rsidP="001D76A8">
      <w:pPr>
        <w:rPr>
          <w:ins w:id="1143" w:author="Aleksandar Tomic" w:date="2025-05-22T23:54:00Z"/>
          <w:del w:id="1144" w:author="Beauvais, Bradley M" w:date="2025-06-04T12:14:00Z" w16du:dateUtc="2025-06-04T17:14:00Z"/>
        </w:rPr>
      </w:pPr>
    </w:p>
    <w:p w14:paraId="0277713F" w14:textId="33C757B3" w:rsidR="001D76A8" w:rsidRPr="007C2056" w:rsidDel="006F12F8" w:rsidRDefault="001D76A8" w:rsidP="001D76A8">
      <w:pPr>
        <w:rPr>
          <w:ins w:id="1145" w:author="Aleksandar Tomic" w:date="2025-05-22T23:54:00Z"/>
          <w:del w:id="1146" w:author="Beauvais, Bradley M" w:date="2025-06-04T12:14:00Z" w16du:dateUtc="2025-06-04T17:14:00Z"/>
        </w:rPr>
      </w:pPr>
    </w:p>
    <w:p w14:paraId="3B40320A" w14:textId="17E44ED6" w:rsidR="001D76A8" w:rsidRPr="007C2056" w:rsidDel="006F12F8" w:rsidRDefault="001D76A8" w:rsidP="001D76A8">
      <w:pPr>
        <w:rPr>
          <w:ins w:id="1147" w:author="Aleksandar Tomic" w:date="2025-05-22T23:54:00Z"/>
          <w:del w:id="1148" w:author="Beauvais, Bradley M" w:date="2025-06-04T12:14:00Z" w16du:dateUtc="2025-06-04T17:14:00Z"/>
        </w:rPr>
      </w:pPr>
    </w:p>
    <w:p w14:paraId="28CC6D4C" w14:textId="6E5F8535" w:rsidR="001D76A8" w:rsidRPr="007C2056" w:rsidDel="006F12F8" w:rsidRDefault="001D76A8" w:rsidP="001D76A8">
      <w:pPr>
        <w:rPr>
          <w:ins w:id="1149" w:author="Aleksandar Tomic" w:date="2025-05-22T23:54:00Z"/>
          <w:del w:id="1150" w:author="Beauvais, Bradley M" w:date="2025-06-04T12:14:00Z" w16du:dateUtc="2025-06-04T17:14:00Z"/>
        </w:rPr>
      </w:pPr>
    </w:p>
    <w:p w14:paraId="4589C7EA" w14:textId="670B1015" w:rsidR="001D76A8" w:rsidRPr="007C2056" w:rsidDel="006F12F8" w:rsidRDefault="001D76A8" w:rsidP="001D76A8">
      <w:pPr>
        <w:rPr>
          <w:ins w:id="1151" w:author="Aleksandar Tomic" w:date="2025-05-22T23:54:00Z"/>
          <w:del w:id="1152" w:author="Beauvais, Bradley M" w:date="2025-06-04T12:14:00Z" w16du:dateUtc="2025-06-04T17:14:00Z"/>
        </w:rPr>
      </w:pPr>
    </w:p>
    <w:p w14:paraId="51C7248A" w14:textId="7DEE3C54" w:rsidR="001D76A8" w:rsidRPr="007C2056" w:rsidDel="006F12F8" w:rsidRDefault="001D76A8" w:rsidP="001D76A8">
      <w:pPr>
        <w:rPr>
          <w:ins w:id="1153" w:author="Aleksandar Tomic" w:date="2025-05-22T23:54:00Z"/>
          <w:del w:id="1154" w:author="Beauvais, Bradley M" w:date="2025-06-04T12:14:00Z" w16du:dateUtc="2025-06-04T17:14:00Z"/>
        </w:rPr>
      </w:pPr>
    </w:p>
    <w:p w14:paraId="5FD19560" w14:textId="77777777" w:rsidR="001D76A8" w:rsidRPr="007C2056" w:rsidRDefault="001D76A8" w:rsidP="001D76A8">
      <w:pPr>
        <w:tabs>
          <w:tab w:val="left" w:pos="6504"/>
        </w:tabs>
        <w:rPr>
          <w:ins w:id="1155" w:author="Aleksandar Tomic" w:date="2025-05-22T23:54:00Z"/>
        </w:rPr>
      </w:pPr>
      <w:ins w:id="1156" w:author="Aleksandar Tomic" w:date="2025-05-22T23:54:00Z">
        <w:r>
          <w:tab/>
        </w:r>
      </w:ins>
    </w:p>
    <w:p w14:paraId="065C7C83" w14:textId="77777777" w:rsidR="001D76A8" w:rsidRPr="00A6237D" w:rsidRDefault="001D76A8" w:rsidP="001D76A8">
      <w:pPr>
        <w:rPr>
          <w:ins w:id="1157" w:author="Aleksandar Tomic" w:date="2025-05-22T23:54:00Z"/>
          <w:rFonts w:eastAsia="Palatino Linotype" w:cs="Palatino Linotype"/>
        </w:rPr>
      </w:pPr>
      <w:ins w:id="1158" w:author="Aleksandar Tomic" w:date="2025-05-22T23:54:00Z">
        <w:r w:rsidRPr="00A6237D">
          <w:rPr>
            <w:noProof/>
          </w:rPr>
          <w:lastRenderedPageBreak/>
          <w:drawing>
            <wp:inline distT="0" distB="0" distL="0" distR="0" wp14:anchorId="4E1AD401" wp14:editId="76440E77">
              <wp:extent cx="5943600" cy="4019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019550"/>
                      </a:xfrm>
                      <a:prstGeom prst="rect">
                        <a:avLst/>
                      </a:prstGeom>
                      <a:noFill/>
                      <a:ln>
                        <a:noFill/>
                      </a:ln>
                    </pic:spPr>
                  </pic:pic>
                </a:graphicData>
              </a:graphic>
            </wp:inline>
          </w:drawing>
        </w:r>
      </w:ins>
    </w:p>
    <w:p w14:paraId="25217200" w14:textId="77777777" w:rsidR="001D76A8" w:rsidRPr="00A6237D" w:rsidRDefault="001D76A8" w:rsidP="001D76A8">
      <w:pPr>
        <w:rPr>
          <w:ins w:id="1159" w:author="Aleksandar Tomic" w:date="2025-05-22T23:54:00Z"/>
        </w:rPr>
      </w:pPr>
    </w:p>
    <w:p w14:paraId="0F1F3DA0" w14:textId="0586DA30" w:rsidR="001D76A8" w:rsidRPr="00A6237D" w:rsidRDefault="001D76A8" w:rsidP="001D76A8">
      <w:pPr>
        <w:rPr>
          <w:ins w:id="1160" w:author="Aleksandar Tomic" w:date="2025-05-22T23:54:00Z"/>
        </w:rPr>
      </w:pPr>
      <w:ins w:id="1161" w:author="Aleksandar Tomic" w:date="2025-05-22T23:54:00Z">
        <w:r w:rsidRPr="00EE24B0">
          <w:t>In the case of the</w:t>
        </w:r>
        <w:r>
          <w:t xml:space="preserve"> BRKFSST </w:t>
        </w:r>
        <w:r w:rsidRPr="00A7133E">
          <w:t>model, we</w:t>
        </w:r>
        <w:r w:rsidRPr="00A6237D">
          <w:t xml:space="preserve"> use</w:t>
        </w:r>
        <w:r>
          <w:t>d</w:t>
        </w:r>
        <w:r w:rsidRPr="00A6237D">
          <w:t xml:space="preserve"> the hyperbolic tangent as our activation function and the sum of the squared error as our loss function.  Often a logistic function is used with binary cross-entropy for 2-class classification.  However, using a logistic function might generate the same results as a logistic regression. As shown in Equation (</w:t>
        </w:r>
        <w:del w:id="1162" w:author="Beauvais, Bradley M" w:date="2025-06-04T12:12:00Z" w16du:dateUtc="2025-06-04T17:12:00Z">
          <w:r w:rsidDel="00E96491">
            <w:delText>6</w:delText>
          </w:r>
        </w:del>
      </w:ins>
      <w:ins w:id="1163" w:author="Beauvais, Bradley M" w:date="2025-06-04T12:12:00Z" w16du:dateUtc="2025-06-04T17:12:00Z">
        <w:r w:rsidR="00E96491">
          <w:t>A</w:t>
        </w:r>
      </w:ins>
      <w:ins w:id="1164" w:author="Beauvais, Bradley M" w:date="2025-06-04T12:16:00Z" w16du:dateUtc="2025-06-04T17:16:00Z">
        <w:r w:rsidR="00584CB3">
          <w:t xml:space="preserve">ppendix </w:t>
        </w:r>
      </w:ins>
      <w:ins w:id="1165" w:author="Beauvais, Bradley M" w:date="2025-06-04T12:12:00Z" w16du:dateUtc="2025-06-04T17:12:00Z">
        <w:r w:rsidR="00E96491">
          <w:t>1</w:t>
        </w:r>
      </w:ins>
      <w:ins w:id="1166" w:author="Beauvais, Bradley M" w:date="2025-06-04T12:13:00Z" w16du:dateUtc="2025-06-04T17:13:00Z">
        <w:r w:rsidR="003F0DA2">
          <w:t>-</w:t>
        </w:r>
      </w:ins>
      <w:ins w:id="1167" w:author="Beauvais, Bradley M" w:date="2025-06-04T12:16:00Z" w16du:dateUtc="2025-06-04T17:16:00Z">
        <w:r w:rsidR="00584CB3">
          <w:t xml:space="preserve">Equation </w:t>
        </w:r>
      </w:ins>
      <w:ins w:id="1168" w:author="Beauvais, Bradley M" w:date="2025-06-04T12:13:00Z" w16du:dateUtc="2025-06-04T17:13:00Z">
        <w:r w:rsidR="003F0DA2">
          <w:t>1</w:t>
        </w:r>
      </w:ins>
      <w:ins w:id="1169" w:author="Aleksandar Tomic" w:date="2025-05-22T23:54:00Z">
        <w:r w:rsidRPr="00A6237D">
          <w:t xml:space="preserve">), where </w:t>
        </w:r>
        <w:r w:rsidRPr="00A6237D">
          <w:rPr>
            <w:i/>
            <w:iCs/>
          </w:rPr>
          <w:t>y</w:t>
        </w:r>
        <w:r w:rsidRPr="00A6237D">
          <w:t xml:space="preserve"> is the vector of true observations, </w:t>
        </w:r>
        <w:r w:rsidRPr="00A6237D">
          <w:rPr>
            <w:i/>
            <w:iCs/>
          </w:rPr>
          <w:t>p</w:t>
        </w:r>
        <w:r w:rsidRPr="00A6237D">
          <w:t xml:space="preserve"> is the vector of predicted probability of bankruptcy, </w:t>
        </w:r>
        <w:r w:rsidRPr="00A6237D">
          <w:rPr>
            <w:i/>
            <w:iCs/>
          </w:rPr>
          <w:t>n</w:t>
        </w:r>
        <w:r w:rsidRPr="00A6237D">
          <w:t xml:space="preserve"> is the number in the sample, and </w:t>
        </w:r>
        <w:r w:rsidRPr="00A6237D">
          <w:rPr>
            <w:rFonts w:ascii="Symbol" w:hAnsi="Symbol"/>
          </w:rPr>
          <w:t></w:t>
        </w:r>
        <w:r w:rsidRPr="00A6237D">
          <w:t xml:space="preserve"> is the vector of parameter estimates, the BCE is simply the negative of the log-likelihood.  Minimizing BCE maximizes the log-likelihood.  The use of a different activation function, loss function, and optimization method might generate different and potentially more interesting results.</w:t>
        </w:r>
      </w:ins>
    </w:p>
    <w:p w14:paraId="3C8BCB83" w14:textId="77777777" w:rsidR="001D76A8" w:rsidRPr="00A6237D" w:rsidRDefault="001D76A8" w:rsidP="001D76A8">
      <w:pPr>
        <w:rPr>
          <w:ins w:id="1170" w:author="Aleksandar Tomic" w:date="2025-05-22T23:54:00Z"/>
        </w:rPr>
      </w:pPr>
    </w:p>
    <w:tbl>
      <w:tblPr>
        <w:tblStyle w:val="TableGrid"/>
        <w:tblW w:w="98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gridCol w:w="2520"/>
      </w:tblGrid>
      <w:tr w:rsidR="001D76A8" w:rsidRPr="00A6237D" w14:paraId="75605E98" w14:textId="77777777" w:rsidTr="00922D0F">
        <w:trPr>
          <w:jc w:val="center"/>
        </w:trPr>
        <w:tc>
          <w:tcPr>
            <w:tcW w:w="7290" w:type="dxa"/>
            <w:vAlign w:val="center"/>
          </w:tcPr>
          <w:p w14:paraId="5A0B36C2" w14:textId="77777777" w:rsidR="001D76A8" w:rsidRPr="0048303D" w:rsidRDefault="001D76A8" w:rsidP="00F67BEB">
            <w:pPr>
              <w:pStyle w:val="Heading4"/>
              <w:ind w:left="2160" w:firstLine="345"/>
              <w:jc w:val="left"/>
              <w:rPr>
                <w:b w:val="0"/>
                <w:bCs w:val="0"/>
              </w:rPr>
            </w:pPr>
            <m:oMathPara>
              <m:oMathParaPr>
                <m:jc m:val="center"/>
              </m:oMathParaPr>
              <m:oMath>
                <m:r>
                  <m:rPr>
                    <m:sty m:val="bi"/>
                  </m:rPr>
                  <m:t>BCE</m:t>
                </m:r>
                <m:r>
                  <m:rPr>
                    <m:sty m:val="b"/>
                  </m:rPr>
                  <m:t>=-</m:t>
                </m:r>
                <m:f>
                  <m:fPr>
                    <m:ctrlPr>
                      <w:rPr>
                        <w:b w:val="0"/>
                        <w:bCs w:val="0"/>
                      </w:rPr>
                    </m:ctrlPr>
                  </m:fPr>
                  <m:num>
                    <m:r>
                      <m:rPr>
                        <m:sty m:val="b"/>
                      </m:rPr>
                      <m:t>1</m:t>
                    </m:r>
                  </m:num>
                  <m:den>
                    <m:r>
                      <m:rPr>
                        <m:sty m:val="bi"/>
                      </m:rPr>
                      <m:t>n</m:t>
                    </m:r>
                  </m:den>
                </m:f>
                <m:d>
                  <m:dPr>
                    <m:begChr m:val="["/>
                    <m:endChr m:val="]"/>
                    <m:ctrlPr>
                      <w:rPr>
                        <w:b w:val="0"/>
                        <w:bCs w:val="0"/>
                      </w:rPr>
                    </m:ctrlPr>
                  </m:dPr>
                  <m:e>
                    <m:r>
                      <m:rPr>
                        <m:sty m:val="bi"/>
                      </m:rPr>
                      <m:t>y</m:t>
                    </m:r>
                    <m:r>
                      <m:rPr>
                        <m:sty m:val="b"/>
                      </m:rPr>
                      <m:t>∙</m:t>
                    </m:r>
                    <m:func>
                      <m:funcPr>
                        <m:ctrlPr>
                          <w:rPr>
                            <w:b w:val="0"/>
                            <w:bCs w:val="0"/>
                          </w:rPr>
                        </m:ctrlPr>
                      </m:funcPr>
                      <m:fName>
                        <m:r>
                          <m:rPr>
                            <m:sty m:val="b"/>
                          </m:rPr>
                          <m:t>log</m:t>
                        </m:r>
                      </m:fName>
                      <m:e>
                        <m:d>
                          <m:dPr>
                            <m:ctrlPr>
                              <w:rPr>
                                <w:b w:val="0"/>
                                <w:bCs w:val="0"/>
                              </w:rPr>
                            </m:ctrlPr>
                          </m:dPr>
                          <m:e>
                            <m:r>
                              <m:rPr>
                                <m:sty m:val="bi"/>
                              </m:rPr>
                              <m:t>p</m:t>
                            </m:r>
                          </m:e>
                        </m:d>
                      </m:e>
                    </m:func>
                    <m:r>
                      <m:rPr>
                        <m:sty m:val="b"/>
                      </m:rPr>
                      <m:t>+</m:t>
                    </m:r>
                    <m:d>
                      <m:dPr>
                        <m:ctrlPr>
                          <w:rPr>
                            <w:b w:val="0"/>
                            <w:bCs w:val="0"/>
                          </w:rPr>
                        </m:ctrlPr>
                      </m:dPr>
                      <m:e>
                        <m:r>
                          <m:rPr>
                            <m:sty m:val="b"/>
                          </m:rPr>
                          <m:t>1-</m:t>
                        </m:r>
                        <m:r>
                          <m:rPr>
                            <m:sty m:val="bi"/>
                          </m:rPr>
                          <m:t>y</m:t>
                        </m:r>
                      </m:e>
                    </m:d>
                    <m:r>
                      <m:rPr>
                        <m:sty m:val="b"/>
                      </m:rPr>
                      <m:t>∙</m:t>
                    </m:r>
                    <m:func>
                      <m:funcPr>
                        <m:ctrlPr>
                          <w:rPr>
                            <w:b w:val="0"/>
                            <w:bCs w:val="0"/>
                          </w:rPr>
                        </m:ctrlPr>
                      </m:funcPr>
                      <m:fName>
                        <m:r>
                          <m:rPr>
                            <m:sty m:val="b"/>
                          </m:rPr>
                          <m:t>log</m:t>
                        </m:r>
                      </m:fName>
                      <m:e>
                        <m:d>
                          <m:dPr>
                            <m:ctrlPr>
                              <w:rPr>
                                <w:b w:val="0"/>
                                <w:bCs w:val="0"/>
                              </w:rPr>
                            </m:ctrlPr>
                          </m:dPr>
                          <m:e>
                            <m:r>
                              <m:rPr>
                                <m:sty m:val="b"/>
                              </m:rPr>
                              <m:t>1-</m:t>
                            </m:r>
                            <m:r>
                              <m:rPr>
                                <m:sty m:val="bi"/>
                              </m:rPr>
                              <m:t>p</m:t>
                            </m:r>
                          </m:e>
                        </m:d>
                      </m:e>
                    </m:func>
                  </m:e>
                </m:d>
                <m:r>
                  <m:rPr>
                    <m:sty m:val="b"/>
                  </m:rPr>
                  <m:t>=-</m:t>
                </m:r>
                <m:f>
                  <m:fPr>
                    <m:ctrlPr>
                      <w:rPr>
                        <w:b w:val="0"/>
                        <w:bCs w:val="0"/>
                      </w:rPr>
                    </m:ctrlPr>
                  </m:fPr>
                  <m:num>
                    <m:r>
                      <m:rPr>
                        <m:scr m:val="script"/>
                        <m:sty m:val="bi"/>
                      </m:rPr>
                      <m:t>L(</m:t>
                    </m:r>
                    <m:r>
                      <m:rPr>
                        <m:sty m:val="bi"/>
                      </m:rPr>
                      <m:t>β)</m:t>
                    </m:r>
                  </m:num>
                  <m:den>
                    <m:r>
                      <m:rPr>
                        <m:sty m:val="bi"/>
                      </m:rPr>
                      <m:t>n</m:t>
                    </m:r>
                  </m:den>
                </m:f>
              </m:oMath>
            </m:oMathPara>
          </w:p>
        </w:tc>
        <w:tc>
          <w:tcPr>
            <w:tcW w:w="2520" w:type="dxa"/>
            <w:vAlign w:val="center"/>
          </w:tcPr>
          <w:p w14:paraId="7B4085F7" w14:textId="074FD73A" w:rsidR="001D76A8" w:rsidRPr="00A6237D" w:rsidRDefault="001D76A8" w:rsidP="00F67BEB">
            <w:pPr>
              <w:pStyle w:val="Heading4"/>
              <w:jc w:val="right"/>
            </w:pPr>
            <w:ins w:id="1171" w:author="Aleksandar Tomic" w:date="2025-05-22T23:54:00Z">
              <w:r w:rsidRPr="00A6237D">
                <w:rPr>
                  <w:b w:val="0"/>
                  <w:bCs w:val="0"/>
                </w:rPr>
                <w:t>(</w:t>
              </w:r>
              <w:del w:id="1172" w:author="Beauvais, Bradley M" w:date="2025-06-04T12:12:00Z" w16du:dateUtc="2025-06-04T17:12:00Z">
                <w:r w:rsidDel="00E96491">
                  <w:rPr>
                    <w:b w:val="0"/>
                    <w:bCs w:val="0"/>
                  </w:rPr>
                  <w:delText>6</w:delText>
                </w:r>
              </w:del>
            </w:ins>
            <w:ins w:id="1173" w:author="Beauvais, Bradley M" w:date="2025-06-04T12:12:00Z" w16du:dateUtc="2025-06-04T17:12:00Z">
              <w:r w:rsidR="00E96491">
                <w:rPr>
                  <w:b w:val="0"/>
                  <w:bCs w:val="0"/>
                </w:rPr>
                <w:t>A</w:t>
              </w:r>
            </w:ins>
            <w:ins w:id="1174" w:author="Beauvais, Bradley M" w:date="2025-06-04T12:15:00Z" w16du:dateUtc="2025-06-04T17:15:00Z">
              <w:r w:rsidR="00584CB3">
                <w:rPr>
                  <w:b w:val="0"/>
                  <w:bCs w:val="0"/>
                </w:rPr>
                <w:t xml:space="preserve">ppendix </w:t>
              </w:r>
            </w:ins>
            <w:r w:rsidR="00995D59">
              <w:rPr>
                <w:b w:val="0"/>
                <w:bCs w:val="0"/>
              </w:rPr>
              <w:t>2</w:t>
            </w:r>
            <w:ins w:id="1175" w:author="Beauvais, Bradley M" w:date="2025-06-04T12:13:00Z" w16du:dateUtc="2025-06-04T17:13:00Z">
              <w:r w:rsidR="003F0DA2">
                <w:rPr>
                  <w:b w:val="0"/>
                  <w:bCs w:val="0"/>
                </w:rPr>
                <w:t>-</w:t>
              </w:r>
            </w:ins>
            <w:ins w:id="1176" w:author="Beauvais, Bradley M" w:date="2025-06-04T12:15:00Z" w16du:dateUtc="2025-06-04T17:15:00Z">
              <w:r w:rsidR="00584CB3">
                <w:rPr>
                  <w:b w:val="0"/>
                  <w:bCs w:val="0"/>
                </w:rPr>
                <w:t xml:space="preserve">Equation </w:t>
              </w:r>
            </w:ins>
            <w:ins w:id="1177" w:author="Beauvais, Bradley M" w:date="2025-06-04T12:13:00Z" w16du:dateUtc="2025-06-04T17:13:00Z">
              <w:r w:rsidR="003F0DA2">
                <w:rPr>
                  <w:b w:val="0"/>
                  <w:bCs w:val="0"/>
                </w:rPr>
                <w:t>1</w:t>
              </w:r>
            </w:ins>
            <w:ins w:id="1178" w:author="Aleksandar Tomic" w:date="2025-05-22T23:54:00Z">
              <w:r w:rsidRPr="00A6237D">
                <w:rPr>
                  <w:b w:val="0"/>
                  <w:bCs w:val="0"/>
                </w:rPr>
                <w:t>)</w:t>
              </w:r>
            </w:ins>
          </w:p>
        </w:tc>
      </w:tr>
    </w:tbl>
    <w:p w14:paraId="2F84BAA7" w14:textId="77777777" w:rsidR="00922D0F" w:rsidRDefault="00922D0F" w:rsidP="0075645E">
      <w:pPr>
        <w:rPr>
          <w:rStyle w:val="Heading2Char"/>
          <w:rFonts w:eastAsia="system-ui"/>
        </w:rPr>
        <w:pPrChange w:id="1179" w:author="Fulton, Lawrence V" w:date="2025-06-06T08:36:00Z" w16du:dateUtc="2025-06-06T12:36:00Z">
          <w:pPr>
            <w:pStyle w:val="Heading3"/>
            <w:spacing w:before="0"/>
          </w:pPr>
        </w:pPrChange>
      </w:pPr>
    </w:p>
    <w:p w14:paraId="4878EF14" w14:textId="1334921A" w:rsidR="00D13BB8" w:rsidRDefault="00D13BB8" w:rsidP="001E4E71">
      <w:ins w:id="1180" w:author="Aleksandar Tomic" w:date="2025-05-23T00:10:00Z">
        <w:r>
          <w:t xml:space="preserve">The re-estimated BRKFSST model used weights generated from a Perceptron.   To provide an alternative estimation to the logistic regression model, the Perceptron used a hyperbolic tangent error function with a sum of the squared errors loss function.  Predictors were scaled, and all observations from the training set were included in a single batch. After three epochs, the model showed no material changes in performance for any of the training splits (Akaike Information Criterion). The </w:t>
        </w:r>
        <w:proofErr w:type="spellStart"/>
        <w:r>
          <w:rPr>
            <w:i/>
            <w:iCs/>
          </w:rPr>
          <w:t>neuralnet</w:t>
        </w:r>
        <w:proofErr w:type="spellEnd"/>
        <w:r>
          <w:t xml:space="preserve"> library in R provided the functions for the analysis.  To generate a Perceptron, we only required the weights and bias of the single hidden node (necessary for the </w:t>
        </w:r>
        <w:proofErr w:type="spellStart"/>
        <w:r>
          <w:rPr>
            <w:i/>
            <w:iCs/>
          </w:rPr>
          <w:t>neuralnet</w:t>
        </w:r>
        <w:proofErr w:type="spellEnd"/>
        <w:r>
          <w:t xml:space="preserve"> library) to have a bias of zero and an output weight of 1.0.  Each training / test </w:t>
        </w:r>
        <w:r>
          <w:lastRenderedPageBreak/>
          <w:t xml:space="preserve">split pair were evaluated. </w:t>
        </w:r>
      </w:ins>
      <w:r w:rsidR="001E4E71">
        <w:t>T</w:t>
      </w:r>
      <w:ins w:id="1181" w:author="Aleksandar Tomic" w:date="2025-05-23T00:10:00Z">
        <w:r>
          <w:t xml:space="preserve">he confusion matrix suggested confusing and inconsistent results among splits.  For the 50% split, all but two observations were classified as bankrupt, thus the model was unusual. The 60% split identified 5 out of 26 bankruptcies and 1172 out of 1211 non-bankruptcies, which was not very good.  The 70% split correctly classified no bankruptcies, and the 80% split classified 460 out of the 619 observations as bankruptcies.  The 90% split classified all but two observations as bankrupt.  Looking at the estimation across models, the Perceptron model is highly sensitive to the split size, and not a useful model.  Since the model results are dependent on the split, the Perceptron estimation was not considered further. </w:t>
        </w:r>
      </w:ins>
    </w:p>
    <w:p w14:paraId="2E20CF1B" w14:textId="77777777" w:rsidR="006B4A42" w:rsidRDefault="006B4A42" w:rsidP="00D13BB8">
      <w:pPr>
        <w:ind w:firstLine="0"/>
      </w:pPr>
    </w:p>
    <w:p w14:paraId="65997534" w14:textId="4F97208D" w:rsidR="006B4A42" w:rsidRDefault="006B4A42" w:rsidP="006B4A42">
      <w:pPr>
        <w:pStyle w:val="Heading3"/>
        <w:spacing w:before="0"/>
        <w:rPr>
          <w:ins w:id="1182" w:author="Brad Beauvais" w:date="2025-05-23T10:04:00Z" w16du:dateUtc="2025-05-23T15:04:00Z"/>
          <w:rFonts w:eastAsia="system-ui" w:cs="system-ui"/>
          <w:noProof w:val="0"/>
          <w:snapToGrid/>
          <w:color w:val="auto"/>
          <w:lang w:eastAsia="en-US" w:bidi="ar-SA"/>
        </w:rPr>
      </w:pPr>
      <w:ins w:id="1183" w:author="Aleksandar Tomic" w:date="2025-05-22T23:54:00Z">
        <w:del w:id="1184" w:author="Beauvais, Bradley M" w:date="2025-06-04T12:12:00Z" w16du:dateUtc="2025-06-04T17:12:00Z">
          <w:r w:rsidRPr="005E258E" w:rsidDel="003F0DA2">
            <w:rPr>
              <w:rStyle w:val="Heading2Char"/>
              <w:rFonts w:eastAsia="system-ui"/>
            </w:rPr>
            <w:delText>4.4.3</w:delText>
          </w:r>
        </w:del>
      </w:ins>
      <w:ins w:id="1185" w:author="Beauvais, Bradley M" w:date="2025-06-04T12:12:00Z" w16du:dateUtc="2025-06-04T17:12:00Z">
        <w:r>
          <w:rPr>
            <w:rStyle w:val="Heading2Char"/>
            <w:rFonts w:eastAsia="system-ui"/>
          </w:rPr>
          <w:t>A</w:t>
        </w:r>
      </w:ins>
      <w:r>
        <w:rPr>
          <w:rStyle w:val="Heading2Char"/>
          <w:rFonts w:eastAsia="system-ui"/>
        </w:rPr>
        <w:t>2</w:t>
      </w:r>
      <w:ins w:id="1186" w:author="Beauvais, Bradley M" w:date="2025-06-04T12:12:00Z" w16du:dateUtc="2025-06-04T17:12:00Z">
        <w:r>
          <w:rPr>
            <w:rStyle w:val="Heading2Char"/>
            <w:rFonts w:eastAsia="system-ui"/>
          </w:rPr>
          <w:t>.</w:t>
        </w:r>
      </w:ins>
      <w:r w:rsidR="00F576A8">
        <w:rPr>
          <w:rStyle w:val="Heading2Char"/>
          <w:rFonts w:eastAsia="system-ui"/>
        </w:rPr>
        <w:t>2</w:t>
      </w:r>
      <w:ins w:id="1187" w:author="Aleksandar Tomic" w:date="2025-05-22T23:54:00Z">
        <w:r w:rsidRPr="005E258E">
          <w:rPr>
            <w:rStyle w:val="Heading2Char"/>
            <w:rFonts w:eastAsia="system-ui"/>
          </w:rPr>
          <w:t>. Linear Support Vector Machine for BRKFSST</w:t>
        </w:r>
        <w:r w:rsidRPr="005E258E">
          <w:rPr>
            <w:rFonts w:eastAsia="system-ui" w:cs="system-ui"/>
            <w:noProof w:val="0"/>
            <w:snapToGrid/>
            <w:color w:val="auto"/>
            <w:lang w:eastAsia="en-US" w:bidi="ar-SA"/>
          </w:rPr>
          <w:t xml:space="preserve"> </w:t>
        </w:r>
      </w:ins>
    </w:p>
    <w:p w14:paraId="4B3229ED" w14:textId="77777777" w:rsidR="006B4A42" w:rsidRDefault="006B4A42" w:rsidP="0075645E">
      <w:pPr>
        <w:rPr>
          <w:ins w:id="1188" w:author="Brad Beauvais" w:date="2025-05-23T10:04:00Z" w16du:dateUtc="2025-05-23T15:04:00Z"/>
        </w:rPr>
        <w:pPrChange w:id="1189" w:author="Fulton, Lawrence V" w:date="2025-06-06T08:36:00Z" w16du:dateUtc="2025-06-06T12:36:00Z">
          <w:pPr>
            <w:pStyle w:val="Heading3"/>
          </w:pPr>
        </w:pPrChange>
      </w:pPr>
    </w:p>
    <w:p w14:paraId="5E7F415D" w14:textId="77777777" w:rsidR="006B4A42" w:rsidDel="00A87DA1" w:rsidRDefault="006B4A42" w:rsidP="006B4A42">
      <w:pPr>
        <w:jc w:val="left"/>
        <w:rPr>
          <w:del w:id="1190" w:author="Brad Beauvais" w:date="2025-05-23T10:04:00Z" w16du:dateUtc="2025-05-23T15:04:00Z"/>
        </w:rPr>
      </w:pPr>
    </w:p>
    <w:p w14:paraId="52FB6593" w14:textId="6C8BD451" w:rsidR="006B4A42" w:rsidRPr="00A6237D" w:rsidRDefault="006B4A42" w:rsidP="006B4A42">
      <w:pPr>
        <w:jc w:val="left"/>
        <w:rPr>
          <w:ins w:id="1191" w:author="Aleksandar Tomic" w:date="2025-05-22T23:54:00Z"/>
        </w:rPr>
      </w:pPr>
      <w:ins w:id="1192" w:author="Aleksandar Tomic" w:date="2025-05-22T23:54:00Z">
        <w:r w:rsidRPr="00A6237D">
          <w:t xml:space="preserve">A </w:t>
        </w:r>
      </w:ins>
      <w:r w:rsidR="00CD5541">
        <w:t>second</w:t>
      </w:r>
      <w:ins w:id="1193" w:author="Aleksandar Tomic" w:date="2025-05-22T23:54:00Z">
        <w:r w:rsidRPr="00A6237D">
          <w:t xml:space="preserve"> method used for estimating the BRKFSST model was a linear support vector machine (SVM) with a hinge-loss functio</w:t>
        </w:r>
        <w:r w:rsidRPr="00A7133E">
          <w:t>n.</w:t>
        </w:r>
        <w:r w:rsidRPr="00A6237D">
          <w:t xml:space="preserve">  Linear SVM seeks to find the maximum separating hyperplane between groups by fixing two parallel lines (planes) that separate each group and maximizing the difference between them. Assume that bankruptcy</w:t>
        </w:r>
        <w:r>
          <w:t xml:space="preserve"> status</w:t>
        </w:r>
        <w:r w:rsidRPr="00A6237D">
          <w:t xml:space="preserve"> is coded -1 for no bankruptcy and +1 for bankruptcy. Then SVM looks for the minimization solution to the following </w:t>
        </w:r>
        <w:proofErr w:type="spellStart"/>
        <w:r w:rsidRPr="00A6237D">
          <w:t>Lagrangian</w:t>
        </w:r>
        <w:proofErr w:type="spellEnd"/>
        <w:r w:rsidRPr="00A6237D">
          <w:t xml:space="preserve"> problem (</w:t>
        </w:r>
        <w:del w:id="1194" w:author="Beauvais, Bradley M" w:date="2025-06-04T12:16:00Z" w16du:dateUtc="2025-06-04T17:16:00Z">
          <w:r w:rsidRPr="00A6237D" w:rsidDel="00584CB3">
            <w:delText xml:space="preserve">Equation </w:delText>
          </w:r>
        </w:del>
        <w:del w:id="1195" w:author="Beauvais, Bradley M" w:date="2025-06-04T12:13:00Z" w16du:dateUtc="2025-06-04T17:13:00Z">
          <w:r w:rsidDel="003F0DA2">
            <w:delText>7</w:delText>
          </w:r>
        </w:del>
      </w:ins>
      <w:ins w:id="1196" w:author="Beauvais, Bradley M" w:date="2025-06-04T12:13:00Z" w16du:dateUtc="2025-06-04T17:13:00Z">
        <w:r>
          <w:t>A</w:t>
        </w:r>
      </w:ins>
      <w:ins w:id="1197" w:author="Beauvais, Bradley M" w:date="2025-06-04T12:16:00Z" w16du:dateUtc="2025-06-04T17:16:00Z">
        <w:r>
          <w:t xml:space="preserve">ppendix </w:t>
        </w:r>
      </w:ins>
      <w:r>
        <w:t>2</w:t>
      </w:r>
      <w:ins w:id="1198" w:author="Beauvais, Bradley M" w:date="2025-06-04T12:13:00Z" w16du:dateUtc="2025-06-04T17:13:00Z">
        <w:r>
          <w:t>-</w:t>
        </w:r>
      </w:ins>
      <w:ins w:id="1199" w:author="Beauvais, Bradley M" w:date="2025-06-04T12:16:00Z" w16du:dateUtc="2025-06-04T17:16:00Z">
        <w:r>
          <w:t xml:space="preserve">Equation </w:t>
        </w:r>
      </w:ins>
      <w:ins w:id="1200" w:author="Beauvais, Bradley M" w:date="2025-06-04T12:13:00Z" w16du:dateUtc="2025-06-04T17:13:00Z">
        <w:r>
          <w:t>2</w:t>
        </w:r>
      </w:ins>
      <w:ins w:id="1201" w:author="Aleksandar Tomic" w:date="2025-05-22T23:54:00Z">
        <w:r w:rsidRPr="00A6237D">
          <w:t>), a solution which minimizes the weights (coefficients) for the parallel lines (planes) created by the separating hyperplane, which is the equivalent (primal / dual) of maximizing the separating hyperplane.</w:t>
        </w:r>
      </w:ins>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0"/>
        <w:gridCol w:w="2880"/>
      </w:tblGrid>
      <w:tr w:rsidR="006B4A42" w:rsidRPr="00A6237D" w14:paraId="44F6D9E3" w14:textId="77777777" w:rsidTr="005C5F21">
        <w:tc>
          <w:tcPr>
            <w:tcW w:w="7110" w:type="dxa"/>
          </w:tcPr>
          <w:p w14:paraId="11749B9C" w14:textId="77777777" w:rsidR="006B4A42" w:rsidRDefault="006B4A42" w:rsidP="005C5F21">
            <w:pPr>
              <w:pStyle w:val="Heading3"/>
              <w:jc w:val="center"/>
              <w:rPr>
                <w:rFonts w:eastAsia="system-ui" w:cs="system-ui"/>
                <w:b/>
                <w:i w:val="0"/>
              </w:rPr>
            </w:pPr>
            <m:oMathPara>
              <m:oMath>
                <m:r>
                  <m:rPr>
                    <m:scr m:val="script"/>
                    <m:sty m:val="bi"/>
                  </m:rPr>
                  <w:rPr>
                    <w:rFonts w:ascii="Cambria Math" w:hAnsi="Cambria Math"/>
                  </w:rPr>
                  <m:t>L</m:t>
                </m:r>
                <m:d>
                  <m:dPr>
                    <m:ctrlPr>
                      <w:rPr>
                        <w:rFonts w:ascii="Cambria Math" w:hAnsi="Cambria Math"/>
                        <w:b/>
                        <w:bCs/>
                        <w:iCs w:val="0"/>
                      </w:rPr>
                    </m:ctrlPr>
                  </m:dPr>
                  <m:e>
                    <m:r>
                      <m:rPr>
                        <m:sty m:val="bi"/>
                      </m:rPr>
                      <w:rPr>
                        <w:rFonts w:ascii="Cambria Math" w:hAnsi="Cambria Math"/>
                      </w:rPr>
                      <m:t>w,b,λ</m:t>
                    </m:r>
                  </m:e>
                </m:d>
                <m:r>
                  <m:rPr>
                    <m:sty m:val="bi"/>
                  </m:rPr>
                  <w:rPr>
                    <w:rFonts w:ascii="Cambria Math" w:hAnsi="Cambria Math"/>
                  </w:rPr>
                  <m:t>=</m:t>
                </m:r>
                <m:f>
                  <m:fPr>
                    <m:ctrlPr>
                      <w:rPr>
                        <w:rFonts w:ascii="Cambria Math" w:hAnsi="Cambria Math"/>
                        <w:b/>
                        <w:bCs/>
                        <w:iCs w:val="0"/>
                      </w:rPr>
                    </m:ctrlPr>
                  </m:fPr>
                  <m:num>
                    <m:r>
                      <m:rPr>
                        <m:sty m:val="bi"/>
                      </m:rPr>
                      <w:rPr>
                        <w:rFonts w:ascii="Cambria Math" w:hAnsi="Cambria Math"/>
                      </w:rPr>
                      <m:t>1</m:t>
                    </m:r>
                  </m:num>
                  <m:den>
                    <m:r>
                      <m:rPr>
                        <m:sty m:val="bi"/>
                      </m:rPr>
                      <w:rPr>
                        <w:rFonts w:ascii="Cambria Math" w:hAnsi="Cambria Math"/>
                      </w:rPr>
                      <m:t>2</m:t>
                    </m:r>
                  </m:den>
                </m:f>
                <m:sSup>
                  <m:sSupPr>
                    <m:ctrlPr>
                      <w:rPr>
                        <w:rFonts w:ascii="Cambria Math" w:hAnsi="Cambria Math"/>
                        <w:b/>
                        <w:bCs/>
                        <w:iCs w:val="0"/>
                      </w:rPr>
                    </m:ctrlPr>
                  </m:sSupPr>
                  <m:e>
                    <m:r>
                      <m:rPr>
                        <m:sty m:val="bi"/>
                      </m:rPr>
                      <w:rPr>
                        <w:rFonts w:ascii="Cambria Math" w:hAnsi="Cambria Math"/>
                      </w:rPr>
                      <m:t>w</m:t>
                    </m:r>
                  </m:e>
                  <m:sup>
                    <m:r>
                      <m:rPr>
                        <m:sty m:val="bi"/>
                      </m:rPr>
                      <w:rPr>
                        <w:rFonts w:ascii="Cambria Math" w:hAnsi="Cambria Math"/>
                      </w:rPr>
                      <m:t>T</m:t>
                    </m:r>
                  </m:sup>
                </m:sSup>
                <m:r>
                  <m:rPr>
                    <m:sty m:val="bi"/>
                  </m:rPr>
                  <w:rPr>
                    <w:rFonts w:ascii="Cambria Math" w:hAnsi="Cambria Math"/>
                  </w:rPr>
                  <m:t>w-</m:t>
                </m:r>
                <m:sSup>
                  <m:sSupPr>
                    <m:ctrlPr>
                      <w:rPr>
                        <w:rFonts w:ascii="Cambria Math" w:hAnsi="Cambria Math"/>
                        <w:b/>
                        <w:bCs/>
                        <w:iCs w:val="0"/>
                      </w:rPr>
                    </m:ctrlPr>
                  </m:sSupPr>
                  <m:e>
                    <m:r>
                      <m:rPr>
                        <m:sty m:val="bi"/>
                      </m:rPr>
                      <w:rPr>
                        <w:rFonts w:ascii="Cambria Math" w:hAnsi="Cambria Math"/>
                      </w:rPr>
                      <m:t>λ</m:t>
                    </m:r>
                  </m:e>
                  <m:sup>
                    <m:r>
                      <m:rPr>
                        <m:sty m:val="bi"/>
                      </m:rPr>
                      <w:rPr>
                        <w:rFonts w:ascii="Cambria Math" w:hAnsi="Cambria Math"/>
                      </w:rPr>
                      <m:t>t</m:t>
                    </m:r>
                  </m:sup>
                </m:sSup>
                <m:r>
                  <m:rPr>
                    <m:sty m:val="bi"/>
                  </m:rPr>
                  <w:rPr>
                    <w:rFonts w:ascii="Cambria Math" w:hAnsi="Cambria Math"/>
                  </w:rPr>
                  <m:t>[Y</m:t>
                </m:r>
                <m:d>
                  <m:dPr>
                    <m:ctrlPr>
                      <w:rPr>
                        <w:rFonts w:ascii="Cambria Math" w:hAnsi="Cambria Math"/>
                        <w:b/>
                        <w:bCs/>
                        <w:iCs w:val="0"/>
                      </w:rPr>
                    </m:ctrlPr>
                  </m:dPr>
                  <m:e>
                    <m:r>
                      <m:rPr>
                        <m:sty m:val="bi"/>
                      </m:rPr>
                      <w:rPr>
                        <w:rFonts w:ascii="Cambria Math" w:hAnsi="Cambria Math"/>
                      </w:rPr>
                      <m:t>Xw-b</m:t>
                    </m:r>
                    <m:r>
                      <m:rPr>
                        <m:sty m:val="bi"/>
                      </m:rPr>
                      <w:rPr>
                        <w:rFonts w:ascii="Cambria Math" w:hAnsi="Cambria Math"/>
                      </w:rPr>
                      <m:t>1</m:t>
                    </m:r>
                  </m:e>
                </m:d>
                <m:r>
                  <m:rPr>
                    <m:sty m:val="bi"/>
                  </m:rPr>
                  <w:rPr>
                    <w:rFonts w:ascii="Cambria Math" w:hAnsi="Cambria Math"/>
                  </w:rPr>
                  <m:t>-γ∙1]</m:t>
                </m:r>
              </m:oMath>
            </m:oMathPara>
          </w:p>
        </w:tc>
        <w:tc>
          <w:tcPr>
            <w:tcW w:w="2880" w:type="dxa"/>
          </w:tcPr>
          <w:p w14:paraId="41827608" w14:textId="77777777" w:rsidR="006B4A42" w:rsidRPr="00A6237D" w:rsidRDefault="006B4A42" w:rsidP="005C5F21">
            <w:pPr>
              <w:pStyle w:val="Heading3"/>
              <w:rPr>
                <w:i w:val="0"/>
                <w:iCs w:val="0"/>
              </w:rPr>
            </w:pPr>
            <w:ins w:id="1202" w:author="Aleksandar Tomic" w:date="2025-05-22T23:54:00Z">
              <w:r w:rsidRPr="00A6237D">
                <w:rPr>
                  <w:i w:val="0"/>
                  <w:iCs w:val="0"/>
                </w:rPr>
                <w:t>(</w:t>
              </w:r>
              <w:del w:id="1203" w:author="Beauvais, Bradley M" w:date="2025-06-04T12:13:00Z" w16du:dateUtc="2025-06-04T17:13:00Z">
                <w:r w:rsidDel="003F0DA2">
                  <w:rPr>
                    <w:i w:val="0"/>
                    <w:iCs w:val="0"/>
                  </w:rPr>
                  <w:delText>7</w:delText>
                </w:r>
              </w:del>
            </w:ins>
            <w:ins w:id="1204" w:author="Beauvais, Bradley M" w:date="2025-06-04T12:13:00Z" w16du:dateUtc="2025-06-04T17:13:00Z">
              <w:r>
                <w:rPr>
                  <w:i w:val="0"/>
                  <w:iCs w:val="0"/>
                </w:rPr>
                <w:t>A</w:t>
              </w:r>
            </w:ins>
            <w:ins w:id="1205" w:author="Beauvais, Bradley M" w:date="2025-06-04T12:16:00Z" w16du:dateUtc="2025-06-04T17:16:00Z">
              <w:r>
                <w:rPr>
                  <w:i w:val="0"/>
                  <w:iCs w:val="0"/>
                </w:rPr>
                <w:t xml:space="preserve">ppendix </w:t>
              </w:r>
            </w:ins>
            <w:r>
              <w:rPr>
                <w:i w:val="0"/>
                <w:iCs w:val="0"/>
              </w:rPr>
              <w:t>2</w:t>
            </w:r>
            <w:ins w:id="1206" w:author="Beauvais, Bradley M" w:date="2025-06-04T12:13:00Z" w16du:dateUtc="2025-06-04T17:13:00Z">
              <w:r>
                <w:rPr>
                  <w:i w:val="0"/>
                  <w:iCs w:val="0"/>
                </w:rPr>
                <w:t>-</w:t>
              </w:r>
            </w:ins>
            <w:ins w:id="1207" w:author="Beauvais, Bradley M" w:date="2025-06-04T12:16:00Z" w16du:dateUtc="2025-06-04T17:16:00Z">
              <w:r>
                <w:rPr>
                  <w:i w:val="0"/>
                  <w:iCs w:val="0"/>
                </w:rPr>
                <w:t xml:space="preserve">Equation </w:t>
              </w:r>
            </w:ins>
            <w:ins w:id="1208" w:author="Beauvais, Bradley M" w:date="2025-06-04T12:13:00Z" w16du:dateUtc="2025-06-04T17:13:00Z">
              <w:r>
                <w:rPr>
                  <w:i w:val="0"/>
                  <w:iCs w:val="0"/>
                </w:rPr>
                <w:t>2</w:t>
              </w:r>
            </w:ins>
            <w:ins w:id="1209" w:author="Aleksandar Tomic" w:date="2025-05-22T23:54:00Z">
              <w:r w:rsidRPr="00A6237D">
                <w:rPr>
                  <w:i w:val="0"/>
                  <w:iCs w:val="0"/>
                </w:rPr>
                <w:t>)</w:t>
              </w:r>
            </w:ins>
          </w:p>
        </w:tc>
      </w:tr>
    </w:tbl>
    <w:p w14:paraId="4D11B028" w14:textId="77777777" w:rsidR="006B4A42" w:rsidRPr="00A6237D" w:rsidRDefault="006B4A42" w:rsidP="006B4A42">
      <w:pPr>
        <w:rPr>
          <w:ins w:id="1210" w:author="Aleksandar Tomic" w:date="2025-05-22T23:54:00Z"/>
        </w:rPr>
      </w:pPr>
    </w:p>
    <w:p w14:paraId="3A9FCE71" w14:textId="77777777" w:rsidR="006B4A42" w:rsidRPr="00A6237D" w:rsidRDefault="006B4A42" w:rsidP="006B4A42">
      <w:pPr>
        <w:rPr>
          <w:ins w:id="1211" w:author="Aleksandar Tomic" w:date="2025-05-22T23:54:00Z"/>
        </w:rPr>
      </w:pPr>
      <w:ins w:id="1212" w:author="Aleksandar Tomic" w:date="2025-05-22T23:54:00Z">
        <w:r w:rsidRPr="00A6237D">
          <w:t xml:space="preserve">In </w:t>
        </w:r>
        <w:del w:id="1213" w:author="Beauvais, Bradley M" w:date="2025-06-04T12:17:00Z" w16du:dateUtc="2025-06-04T17:17:00Z">
          <w:r w:rsidRPr="00A6237D" w:rsidDel="00584CB3">
            <w:delText xml:space="preserve">Equation </w:delText>
          </w:r>
        </w:del>
        <w:del w:id="1214" w:author="Beauvais, Bradley M" w:date="2025-06-04T12:14:00Z" w16du:dateUtc="2025-06-04T17:14:00Z">
          <w:r w:rsidDel="006F12F8">
            <w:delText>7</w:delText>
          </w:r>
        </w:del>
      </w:ins>
      <w:ins w:id="1215" w:author="Beauvais, Bradley M" w:date="2025-06-04T12:14:00Z" w16du:dateUtc="2025-06-04T17:14:00Z">
        <w:r>
          <w:t>A</w:t>
        </w:r>
      </w:ins>
      <w:ins w:id="1216" w:author="Beauvais, Bradley M" w:date="2025-06-04T12:17:00Z" w16du:dateUtc="2025-06-04T17:17:00Z">
        <w:r>
          <w:t xml:space="preserve">ppendix </w:t>
        </w:r>
      </w:ins>
      <w:r>
        <w:t>2</w:t>
      </w:r>
      <w:ins w:id="1217" w:author="Beauvais, Bradley M" w:date="2025-06-04T12:14:00Z" w16du:dateUtc="2025-06-04T17:14:00Z">
        <w:r>
          <w:t>-</w:t>
        </w:r>
      </w:ins>
      <w:ins w:id="1218" w:author="Beauvais, Bradley M" w:date="2025-06-04T12:17:00Z" w16du:dateUtc="2025-06-04T17:17:00Z">
        <w:r>
          <w:t xml:space="preserve">Equation </w:t>
        </w:r>
      </w:ins>
      <w:ins w:id="1219" w:author="Beauvais, Bradley M" w:date="2025-06-04T12:14:00Z" w16du:dateUtc="2025-06-04T17:14:00Z">
        <w:r>
          <w:t>2</w:t>
        </w:r>
      </w:ins>
      <w:ins w:id="1220" w:author="Aleksandar Tomic" w:date="2025-05-22T23:54:00Z">
        <w:r w:rsidRPr="00A6237D">
          <w:t xml:space="preserve">, </w:t>
        </w:r>
        <w:proofErr w:type="spellStart"/>
        <w:r w:rsidRPr="00A6237D">
          <w:rPr>
            <w:b/>
            <w:bCs/>
            <w:i/>
            <w:iCs/>
          </w:rPr>
          <w:t>w</w:t>
        </w:r>
        <w:proofErr w:type="spellEnd"/>
        <w:r w:rsidRPr="00A6237D">
          <w:t xml:space="preserve"> are the weights associated with the predictors, </w:t>
        </w:r>
        <w:r w:rsidRPr="00A6237D">
          <w:rPr>
            <w:b/>
            <w:bCs/>
            <w:i/>
            <w:iCs/>
          </w:rPr>
          <w:t>Y</w:t>
        </w:r>
        <w:r w:rsidRPr="00A6237D">
          <w:rPr>
            <w:rFonts w:asciiTheme="minorHAnsi" w:eastAsiaTheme="minorHAnsi" w:hAnsiTheme="minorHAnsi" w:cstheme="minorBidi"/>
            <w:i/>
            <w:iCs/>
          </w:rPr>
          <w:t xml:space="preserve"> </w:t>
        </w:r>
        <w:r w:rsidRPr="00A6237D">
          <w:rPr>
            <w:rFonts w:asciiTheme="minorHAnsi" w:eastAsiaTheme="minorHAnsi" w:hAnsiTheme="minorHAnsi" w:cstheme="minorBidi"/>
          </w:rPr>
          <w:t>is a</w:t>
        </w:r>
        <w:r w:rsidRPr="00A6237D">
          <w:t xml:space="preserve"> diagonal matrix with the dependent variable (bankruptcy {-1,1} on the diagonal, </w:t>
        </w:r>
        <w:r w:rsidRPr="00A6237D">
          <w:rPr>
            <w:b/>
            <w:bCs/>
            <w:i/>
            <w:iCs/>
          </w:rPr>
          <w:t>X</w:t>
        </w:r>
        <w:r w:rsidRPr="00A6237D">
          <w:t xml:space="preserve"> is the matrix of predictors, </w:t>
        </w:r>
        <w:r w:rsidRPr="00A6237D">
          <w:rPr>
            <w:i/>
            <w:iCs/>
          </w:rPr>
          <w:t>b</w:t>
        </w:r>
        <w:r w:rsidRPr="00A6237D">
          <w:t xml:space="preserve"> is the intercept, </w:t>
        </w:r>
        <w:r w:rsidRPr="00A6237D">
          <w:rPr>
            <w:rFonts w:asciiTheme="minorHAnsi" w:eastAsiaTheme="minorHAnsi" w:hAnsiTheme="minorHAnsi" w:cstheme="minorBidi"/>
            <w:b/>
            <w:bCs/>
            <w:i/>
            <w:iCs/>
          </w:rPr>
          <w:t>1</w:t>
        </w:r>
        <w:r w:rsidRPr="00A6237D">
          <w:rPr>
            <w:b/>
            <w:bCs/>
          </w:rPr>
          <w:t xml:space="preserve"> </w:t>
        </w:r>
        <w:r w:rsidRPr="00A6237D">
          <w:rPr>
            <w:rFonts w:asciiTheme="minorHAnsi" w:eastAsiaTheme="minorHAnsi" w:hAnsiTheme="minorHAnsi" w:cstheme="minorBidi"/>
          </w:rPr>
          <w:t xml:space="preserve"> </w:t>
        </w:r>
        <w:r w:rsidRPr="00A6237D">
          <w:t xml:space="preserve">is a matrix of 1’s, </w:t>
        </w:r>
      </w:ins>
      <m:oMath>
        <m:r>
          <w:ins w:id="1221" w:author="Aleksandar Tomic" w:date="2025-05-22T23:54:00Z">
            <m:rPr>
              <m:sty m:val="bi"/>
            </m:rPr>
            <w:rPr>
              <w:rFonts w:ascii="Cambria Math" w:hAnsi="Cambria Math"/>
            </w:rPr>
            <m:t>λ</m:t>
          </w:ins>
        </m:r>
      </m:oMath>
      <w:ins w:id="1222" w:author="Aleksandar Tomic" w:date="2025-05-22T23:54:00Z">
        <w:r w:rsidRPr="00A6237D">
          <w:rPr>
            <w:b/>
            <w:bCs/>
          </w:rPr>
          <w:t xml:space="preserve"> </w:t>
        </w:r>
        <w:r w:rsidRPr="00A6237D">
          <w:t xml:space="preserve">are the </w:t>
        </w:r>
        <w:proofErr w:type="spellStart"/>
        <w:r w:rsidRPr="00A6237D">
          <w:t>Lagrangian</w:t>
        </w:r>
        <w:proofErr w:type="spellEnd"/>
        <w:r w:rsidRPr="00A6237D">
          <w:t xml:space="preserve"> multipliers,  and </w:t>
        </w:r>
      </w:ins>
      <m:oMath>
        <m:r>
          <w:ins w:id="1223" w:author="Aleksandar Tomic" w:date="2025-05-22T23:54:00Z">
            <w:rPr>
              <w:rFonts w:ascii="Cambria Math" w:hAnsi="Cambria Math"/>
            </w:rPr>
            <m:t>γ</m:t>
          </w:ins>
        </m:r>
      </m:oMath>
      <w:ins w:id="1224" w:author="Aleksandar Tomic" w:date="2025-05-22T23:54:00Z">
        <w:r w:rsidRPr="00A6237D">
          <w:t xml:space="preserve"> is the margin size (somtimes fixed).  Minimizing this equation results in a maximal separation of the two parallel lines (planes) that are the hyperplane depicted in </w:t>
        </w:r>
        <w:del w:id="1225" w:author="Beauvais, Bradley M" w:date="2025-06-04T12:17:00Z" w16du:dateUtc="2025-06-04T17:17:00Z">
          <w:r w:rsidRPr="00A6237D" w:rsidDel="00672E9D">
            <w:delText>Figure</w:delText>
          </w:r>
        </w:del>
      </w:ins>
      <w:ins w:id="1226" w:author="Beauvais, Bradley M" w:date="2025-06-04T12:17:00Z" w16du:dateUtc="2025-06-04T17:17:00Z">
        <w:r>
          <w:t xml:space="preserve">Appendix </w:t>
        </w:r>
      </w:ins>
      <w:r>
        <w:t>2</w:t>
      </w:r>
      <w:ins w:id="1227" w:author="Beauvais, Bradley M" w:date="2025-06-04T12:17:00Z" w16du:dateUtc="2025-06-04T17:17:00Z">
        <w:r>
          <w:t xml:space="preserve"> – Figure 2</w:t>
        </w:r>
      </w:ins>
      <w:ins w:id="1228" w:author="Aleksandar Tomic" w:date="2025-05-22T23:54:00Z">
        <w:del w:id="1229" w:author="Beauvais, Bradley M" w:date="2025-06-04T12:17:00Z" w16du:dateUtc="2025-06-04T17:17:00Z">
          <w:r w:rsidRPr="00A6237D" w:rsidDel="00672E9D">
            <w:delText xml:space="preserve"> 3</w:delText>
          </w:r>
        </w:del>
        <w:r w:rsidRPr="00A6237D">
          <w:t xml:space="preserve">.  </w:t>
        </w:r>
      </w:ins>
    </w:p>
    <w:p w14:paraId="1FBF8BB6" w14:textId="77777777" w:rsidR="006B4A42" w:rsidRPr="00A6237D" w:rsidRDefault="006B4A42" w:rsidP="006B4A42">
      <w:pPr>
        <w:rPr>
          <w:ins w:id="1230" w:author="Aleksandar Tomic" w:date="2025-05-22T23:54:00Z"/>
        </w:rPr>
      </w:pPr>
    </w:p>
    <w:p w14:paraId="125F839C" w14:textId="77777777" w:rsidR="006B4A42" w:rsidRPr="00A6237D" w:rsidRDefault="006B4A42" w:rsidP="006B4A42">
      <w:pPr>
        <w:pStyle w:val="Heading4"/>
        <w:rPr>
          <w:ins w:id="1231" w:author="Aleksandar Tomic" w:date="2025-05-22T23:54:00Z"/>
          <w:rFonts w:ascii="Palatino Linotype" w:hAnsi="Palatino Linotype"/>
          <w:i/>
          <w:iCs/>
        </w:rPr>
      </w:pPr>
      <w:ins w:id="1232" w:author="Aleksandar Tomic" w:date="2025-05-22T23:54:00Z">
        <w:del w:id="1233" w:author="Beauvais, Bradley M" w:date="2025-06-04T12:17:00Z" w16du:dateUtc="2025-06-04T17:17:00Z">
          <w:r w:rsidRPr="00A6237D" w:rsidDel="00672E9D">
            <w:rPr>
              <w:rFonts w:ascii="Palatino Linotype" w:hAnsi="Palatino Linotype"/>
            </w:rPr>
            <w:delText>Figure</w:delText>
          </w:r>
        </w:del>
      </w:ins>
      <w:ins w:id="1234" w:author="Beauvais, Bradley M" w:date="2025-06-04T12:17:00Z" w16du:dateUtc="2025-06-04T17:17:00Z">
        <w:r>
          <w:rPr>
            <w:rFonts w:ascii="Palatino Linotype" w:hAnsi="Palatino Linotype"/>
          </w:rPr>
          <w:t xml:space="preserve">Appendix </w:t>
        </w:r>
      </w:ins>
      <w:r>
        <w:rPr>
          <w:rFonts w:ascii="Palatino Linotype" w:hAnsi="Palatino Linotype"/>
        </w:rPr>
        <w:t>2</w:t>
      </w:r>
      <w:ins w:id="1235" w:author="Beauvais, Bradley M" w:date="2025-06-04T12:17:00Z" w16du:dateUtc="2025-06-04T17:17:00Z">
        <w:r>
          <w:rPr>
            <w:rFonts w:ascii="Palatino Linotype" w:hAnsi="Palatino Linotype"/>
          </w:rPr>
          <w:t xml:space="preserve"> – Figure 2</w:t>
        </w:r>
      </w:ins>
      <w:ins w:id="1236" w:author="Aleksandar Tomic" w:date="2025-05-22T23:54:00Z">
        <w:del w:id="1237" w:author="Beauvais, Bradley M" w:date="2025-06-04T12:17:00Z" w16du:dateUtc="2025-06-04T17:17:00Z">
          <w:r w:rsidRPr="00A6237D" w:rsidDel="00672E9D">
            <w:rPr>
              <w:rFonts w:ascii="Palatino Linotype" w:hAnsi="Palatino Linotype"/>
            </w:rPr>
            <w:delText xml:space="preserve"> 3</w:delText>
          </w:r>
        </w:del>
        <w:r w:rsidRPr="00A6237D">
          <w:rPr>
            <w:rFonts w:ascii="Palatino Linotype" w:hAnsi="Palatino Linotype"/>
          </w:rPr>
          <w:t xml:space="preserve">.  Separating hyperplane example (derived from Beauvais et. </w:t>
        </w:r>
        <w:proofErr w:type="gramStart"/>
        <w:r w:rsidRPr="00A6237D">
          <w:rPr>
            <w:rFonts w:ascii="Palatino Linotype" w:hAnsi="Palatino Linotype"/>
          </w:rPr>
          <w:t>al</w:t>
        </w:r>
        <w:proofErr w:type="gramEnd"/>
        <w:r w:rsidRPr="00A6237D">
          <w:rPr>
            <w:rFonts w:ascii="Palatino Linotype" w:hAnsi="Palatino Linotype"/>
          </w:rPr>
          <w:t>, 2022).</w:t>
        </w:r>
      </w:ins>
    </w:p>
    <w:p w14:paraId="7548BDE0" w14:textId="77777777" w:rsidR="006B4A42" w:rsidRPr="00A6237D" w:rsidRDefault="006B4A42" w:rsidP="006B4A42">
      <w:pPr>
        <w:rPr>
          <w:ins w:id="1238" w:author="Aleksandar Tomic" w:date="2025-05-22T23:54:00Z"/>
        </w:rPr>
      </w:pPr>
    </w:p>
    <w:p w14:paraId="02A94226" w14:textId="77777777" w:rsidR="006B4A42" w:rsidRPr="00A6237D" w:rsidRDefault="006B4A42" w:rsidP="006B4A42">
      <w:pPr>
        <w:rPr>
          <w:ins w:id="1239" w:author="Aleksandar Tomic" w:date="2025-05-22T23:54:00Z"/>
          <w:rFonts w:asciiTheme="minorHAnsi" w:eastAsiaTheme="minorEastAsia" w:hAnsiTheme="minorHAnsi" w:cstheme="minorBidi"/>
          <w:i/>
        </w:rPr>
      </w:pPr>
      <w:ins w:id="1240" w:author="Aleksandar Tomic" w:date="2025-05-22T23:54:00Z">
        <w:r w:rsidRPr="00A6237D">
          <w:rPr>
            <w:noProof/>
          </w:rPr>
          <w:lastRenderedPageBreak/>
          <w:drawing>
            <wp:inline distT="0" distB="0" distL="0" distR="0" wp14:anchorId="77269609" wp14:editId="1E56BBFA">
              <wp:extent cx="5943600" cy="3246755"/>
              <wp:effectExtent l="0" t="0" r="0" b="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246755"/>
                      </a:xfrm>
                      <a:prstGeom prst="rect">
                        <a:avLst/>
                      </a:prstGeom>
                      <a:noFill/>
                      <a:ln>
                        <a:noFill/>
                      </a:ln>
                    </pic:spPr>
                  </pic:pic>
                </a:graphicData>
              </a:graphic>
            </wp:inline>
          </w:drawing>
        </w:r>
      </w:ins>
    </w:p>
    <w:p w14:paraId="325B6460" w14:textId="77777777" w:rsidR="006B4A42" w:rsidRDefault="006B4A42" w:rsidP="006B4A42">
      <w:pPr>
        <w:rPr>
          <w:ins w:id="1241" w:author="Aleksandar Tomic" w:date="2025-05-23T00:10:00Z"/>
        </w:rPr>
      </w:pPr>
      <w:ins w:id="1242" w:author="Aleksandar Tomic" w:date="2025-05-22T23:54:00Z">
        <w:r w:rsidRPr="00A6237D">
          <w:t xml:space="preserve"> </w:t>
        </w:r>
      </w:ins>
      <w:ins w:id="1243" w:author="Aleksandar Tomic" w:date="2025-05-23T00:10:00Z">
        <w:r w:rsidRPr="00273BF7">
          <w:t xml:space="preserve">The linear SVM produces coefficient estimates useful for assessing </w:t>
        </w:r>
        <w:r w:rsidRPr="00FA6537">
          <w:t>directionality</w:t>
        </w:r>
        <w:r w:rsidRPr="00273BF7">
          <w:t xml:space="preserve"> and magnitude of effects.  The variables must be standardized</w:t>
        </w:r>
        <w:r>
          <w:t xml:space="preserve"> (e.g., min max transformation).  </w:t>
        </w:r>
      </w:ins>
      <w:r>
        <w:t>However, th</w:t>
      </w:r>
      <w:ins w:id="1244" w:author="Aleksandar Tomic" w:date="2025-05-23T00:10:00Z">
        <w:r>
          <w:t xml:space="preserve">is set of models proved unreliable. </w:t>
        </w:r>
        <w:del w:id="1245" w:author="Brad Beauvais" w:date="2025-05-23T10:05:00Z" w16du:dateUtc="2025-05-23T15:05:00Z">
          <w:r w:rsidDel="00E40E01">
            <w:delText xml:space="preserve"> </w:delText>
          </w:r>
        </w:del>
        <w:r>
          <w:t xml:space="preserve">The SVM classified nearly all observations as bankrupt for the 50% split, a reasonable split for the 60% split, all </w:t>
        </w:r>
        <w:proofErr w:type="gramStart"/>
        <w:r>
          <w:t>not bankrupt</w:t>
        </w:r>
        <w:proofErr w:type="gramEnd"/>
        <w:r>
          <w:t xml:space="preserve"> for the 70% split, nearly all bankrupt for the 80% split, and all but 2 bankrupt for the 90% split.</w:t>
        </w:r>
        <w:del w:id="1246" w:author="Brad Beauvais" w:date="2025-05-23T10:05:00Z" w16du:dateUtc="2025-05-23T15:05:00Z">
          <w:r w:rsidDel="00E40E01">
            <w:delText xml:space="preserve"> </w:delText>
          </w:r>
        </w:del>
        <w:r>
          <w:t xml:space="preserve"> The model is sensitive to training / test splits, and thus it was not considered further. </w:t>
        </w:r>
      </w:ins>
    </w:p>
    <w:p w14:paraId="0768A5E8" w14:textId="611FE4CC" w:rsidR="001D76A8" w:rsidRPr="00741E3B" w:rsidRDefault="001D76A8" w:rsidP="001D76A8">
      <w:pPr>
        <w:pStyle w:val="Heading3"/>
        <w:rPr>
          <w:ins w:id="1247" w:author="Aleksandar Tomic" w:date="2025-05-22T23:54:00Z"/>
          <w:b/>
          <w:bCs/>
          <w:i w:val="0"/>
          <w:iCs w:val="0"/>
          <w:rPrChange w:id="1248" w:author="Beauvais, Bradley M" w:date="2025-06-04T12:18:00Z" w16du:dateUtc="2025-06-04T17:18:00Z">
            <w:rPr>
              <w:ins w:id="1249" w:author="Aleksandar Tomic" w:date="2025-05-22T23:54:00Z"/>
            </w:rPr>
          </w:rPrChange>
        </w:rPr>
      </w:pPr>
      <w:ins w:id="1250" w:author="Aleksandar Tomic" w:date="2025-05-22T23:54:00Z">
        <w:del w:id="1251" w:author="Beauvais, Bradley M" w:date="2025-06-04T12:18:00Z" w16du:dateUtc="2025-06-04T17:18:00Z">
          <w:r w:rsidRPr="00741E3B" w:rsidDel="00741E3B">
            <w:rPr>
              <w:rFonts w:eastAsia="Palatino Linotype"/>
              <w:b/>
              <w:bCs/>
              <w:i w:val="0"/>
              <w:iCs w:val="0"/>
              <w:rPrChange w:id="1252" w:author="Beauvais, Bradley M" w:date="2025-06-04T12:18:00Z" w16du:dateUtc="2025-06-04T17:18:00Z">
                <w:rPr>
                  <w:rFonts w:eastAsia="Palatino Linotype"/>
                </w:rPr>
              </w:rPrChange>
            </w:rPr>
            <w:delText>4.4.4</w:delText>
          </w:r>
        </w:del>
      </w:ins>
      <w:ins w:id="1253" w:author="Beauvais, Bradley M" w:date="2025-06-04T12:18:00Z" w16du:dateUtc="2025-06-04T17:18:00Z">
        <w:r w:rsidR="00741E3B" w:rsidRPr="00741E3B">
          <w:rPr>
            <w:rFonts w:eastAsia="Palatino Linotype"/>
            <w:b/>
            <w:bCs/>
            <w:i w:val="0"/>
            <w:iCs w:val="0"/>
            <w:rPrChange w:id="1254" w:author="Beauvais, Bradley M" w:date="2025-06-04T12:18:00Z" w16du:dateUtc="2025-06-04T17:18:00Z">
              <w:rPr>
                <w:rFonts w:eastAsia="Palatino Linotype"/>
              </w:rPr>
            </w:rPrChange>
          </w:rPr>
          <w:t>A</w:t>
        </w:r>
      </w:ins>
      <w:r w:rsidR="00F54435">
        <w:rPr>
          <w:rFonts w:eastAsia="Palatino Linotype"/>
          <w:b/>
          <w:bCs/>
          <w:i w:val="0"/>
          <w:iCs w:val="0"/>
        </w:rPr>
        <w:t>2</w:t>
      </w:r>
      <w:ins w:id="1255" w:author="Beauvais, Bradley M" w:date="2025-06-04T12:18:00Z" w16du:dateUtc="2025-06-04T17:18:00Z">
        <w:r w:rsidR="00741E3B" w:rsidRPr="00741E3B">
          <w:rPr>
            <w:rFonts w:eastAsia="Palatino Linotype"/>
            <w:b/>
            <w:bCs/>
            <w:i w:val="0"/>
            <w:iCs w:val="0"/>
            <w:rPrChange w:id="1256" w:author="Beauvais, Bradley M" w:date="2025-06-04T12:18:00Z" w16du:dateUtc="2025-06-04T17:18:00Z">
              <w:rPr>
                <w:rFonts w:eastAsia="Palatino Linotype"/>
              </w:rPr>
            </w:rPrChange>
          </w:rPr>
          <w:t>.</w:t>
        </w:r>
      </w:ins>
      <w:r w:rsidR="00F576A8">
        <w:rPr>
          <w:rFonts w:eastAsia="Palatino Linotype"/>
          <w:b/>
          <w:bCs/>
          <w:i w:val="0"/>
          <w:iCs w:val="0"/>
        </w:rPr>
        <w:t>3</w:t>
      </w:r>
      <w:ins w:id="1257" w:author="Beauvais, Bradley M" w:date="2025-06-04T12:18:00Z" w16du:dateUtc="2025-06-04T17:18:00Z">
        <w:r w:rsidR="00741E3B" w:rsidRPr="00741E3B">
          <w:rPr>
            <w:rFonts w:eastAsia="Palatino Linotype"/>
            <w:b/>
            <w:bCs/>
            <w:i w:val="0"/>
            <w:iCs w:val="0"/>
            <w:rPrChange w:id="1258" w:author="Beauvais, Bradley M" w:date="2025-06-04T12:18:00Z" w16du:dateUtc="2025-06-04T17:18:00Z">
              <w:rPr>
                <w:rFonts w:eastAsia="Palatino Linotype"/>
              </w:rPr>
            </w:rPrChange>
          </w:rPr>
          <w:t>.</w:t>
        </w:r>
      </w:ins>
      <w:ins w:id="1259" w:author="Aleksandar Tomic" w:date="2025-05-22T23:54:00Z">
        <w:del w:id="1260" w:author="Beauvais, Bradley M" w:date="2025-06-04T12:18:00Z" w16du:dateUtc="2025-06-04T17:18:00Z">
          <w:r w:rsidRPr="00741E3B" w:rsidDel="00741E3B">
            <w:rPr>
              <w:rFonts w:eastAsia="Palatino Linotype"/>
              <w:b/>
              <w:bCs/>
              <w:i w:val="0"/>
              <w:iCs w:val="0"/>
              <w:rPrChange w:id="1261" w:author="Beauvais, Bradley M" w:date="2025-06-04T12:18:00Z" w16du:dateUtc="2025-06-04T17:18:00Z">
                <w:rPr>
                  <w:rFonts w:eastAsia="Palatino Linotype"/>
                </w:rPr>
              </w:rPrChange>
            </w:rPr>
            <w:delText>.</w:delText>
          </w:r>
        </w:del>
        <w:r w:rsidRPr="00741E3B">
          <w:rPr>
            <w:rFonts w:eastAsia="Palatino Linotype"/>
            <w:b/>
            <w:bCs/>
            <w:i w:val="0"/>
            <w:iCs w:val="0"/>
            <w:rPrChange w:id="1262" w:author="Beauvais, Bradley M" w:date="2025-06-04T12:18:00Z" w16du:dateUtc="2025-06-04T17:18:00Z">
              <w:rPr>
                <w:rFonts w:eastAsia="Palatino Linotype"/>
              </w:rPr>
            </w:rPrChange>
          </w:rPr>
          <w:t xml:space="preserve"> </w:t>
        </w:r>
        <w:r w:rsidRPr="00741E3B">
          <w:rPr>
            <w:b/>
            <w:bCs/>
            <w:i w:val="0"/>
            <w:iCs w:val="0"/>
            <w:rPrChange w:id="1263" w:author="Beauvais, Bradley M" w:date="2025-06-04T12:18:00Z" w16du:dateUtc="2025-06-04T17:18:00Z">
              <w:rPr/>
            </w:rPrChange>
          </w:rPr>
          <w:t>Unique Variable Decision Tree</w:t>
        </w:r>
      </w:ins>
      <w:r w:rsidR="00CD5541">
        <w:rPr>
          <w:b/>
          <w:bCs/>
          <w:i w:val="0"/>
          <w:iCs w:val="0"/>
        </w:rPr>
        <w:t xml:space="preserve"> for</w:t>
      </w:r>
      <w:ins w:id="1264" w:author="Aleksandar Tomic" w:date="2025-05-22T23:54:00Z">
        <w:r w:rsidRPr="00741E3B">
          <w:rPr>
            <w:b/>
            <w:bCs/>
            <w:i w:val="0"/>
            <w:iCs w:val="0"/>
            <w:rPrChange w:id="1265" w:author="Beauvais, Bradley M" w:date="2025-06-04T12:18:00Z" w16du:dateUtc="2025-06-04T17:18:00Z">
              <w:rPr/>
            </w:rPrChange>
          </w:rPr>
          <w:t xml:space="preserve"> BRKFSST </w:t>
        </w:r>
      </w:ins>
    </w:p>
    <w:p w14:paraId="54B16576" w14:textId="77777777" w:rsidR="001D76A8" w:rsidRPr="00A6237D" w:rsidRDefault="001D76A8" w:rsidP="001D76A8">
      <w:pPr>
        <w:pStyle w:val="NoSpacing"/>
        <w:rPr>
          <w:ins w:id="1266" w:author="Aleksandar Tomic" w:date="2025-05-22T23:54:00Z"/>
        </w:rPr>
      </w:pPr>
    </w:p>
    <w:p w14:paraId="348E31D7" w14:textId="6E76A084" w:rsidR="001D76A8" w:rsidRDefault="001D76A8" w:rsidP="001D76A8">
      <w:ins w:id="1267" w:author="Aleksandar Tomic" w:date="2025-05-22T23:54:00Z">
        <w:r w:rsidRPr="00A6237D">
          <w:t>A</w:t>
        </w:r>
      </w:ins>
      <w:r w:rsidR="00C30DC4">
        <w:t xml:space="preserve">n additional </w:t>
      </w:r>
      <w:ins w:id="1268" w:author="Aleksandar Tomic" w:date="2025-05-22T23:54:00Z">
        <w:r w:rsidRPr="00A6237D">
          <w:t>estimation model was a tree-based model designed to retain interpretability, a model we term Unique Variable Decision Tree (UVDT).  This model builds a decision tree that allows each variable to enter only one time on each major branch (left or right) based solely on the Gini coefficient.  We investigated other decision metrics as well.  Indicator functions for splits are readily interpretable, and by not re-using variables on the two separate branches, there are no unexplainable nonlinearities. Discretization of variables may produce results unseeable when using parametric methods, particularly when the assumptions of the parametric models are not fully met.</w:t>
        </w:r>
      </w:ins>
    </w:p>
    <w:p w14:paraId="3E54498D" w14:textId="71C13FB9" w:rsidR="00C30DC4" w:rsidRDefault="00C30DC4" w:rsidP="00C30DC4">
      <w:pPr>
        <w:rPr>
          <w:ins w:id="1269" w:author="Aleksandar Tomic" w:date="2025-05-23T00:10:00Z"/>
        </w:rPr>
      </w:pPr>
      <w:r>
        <w:t>This</w:t>
      </w:r>
      <w:ins w:id="1270" w:author="Aleksandar Tomic" w:date="2025-05-23T00:10:00Z">
        <w:r>
          <w:t xml:space="preserve"> </w:t>
        </w:r>
        <w:r w:rsidRPr="005068EC">
          <w:t xml:space="preserve">method for estimating the BRKFSST model </w:t>
        </w:r>
        <w:r>
          <w:t xml:space="preserve">leveraged a custom-design decision tree model (UVDT).  This model allowed for variables to enter by Gini importance only one time on each major branch (left or right).  Doing so created a set of indicator variables for easy interpretation.  Such a tree limits the ability to capture nonlinearities, so the trade space between interpretation and performance leans towards the former.  The tree model was built manually using R.  </w:t>
        </w:r>
        <w:del w:id="1271" w:author="Beauvais, Bradley M" w:date="2025-06-04T12:19:00Z" w16du:dateUtc="2025-06-04T17:19:00Z">
          <w:r w:rsidDel="00A63742">
            <w:delText>Table 1</w:delText>
          </w:r>
        </w:del>
      </w:ins>
      <w:ins w:id="1272" w:author="Beauvais, Bradley M" w:date="2025-06-04T12:19:00Z" w16du:dateUtc="2025-06-04T17:19:00Z">
        <w:r>
          <w:t>Appen</w:t>
        </w:r>
      </w:ins>
      <w:ins w:id="1273" w:author="Beauvais, Bradley M" w:date="2025-06-04T12:20:00Z" w16du:dateUtc="2025-06-04T17:20:00Z">
        <w:r>
          <w:t>dix 2 – Table 1</w:t>
        </w:r>
      </w:ins>
      <w:ins w:id="1274" w:author="Aleksandar Tomic" w:date="2025-05-23T00:10:00Z">
        <w:del w:id="1275" w:author="Beauvais, Bradley M" w:date="2025-06-04T12:20:00Z" w16du:dateUtc="2025-06-04T17:20:00Z">
          <w:r w:rsidDel="00A63742">
            <w:delText>5</w:delText>
          </w:r>
        </w:del>
        <w:r>
          <w:t xml:space="preserve"> shows the accuracy </w:t>
        </w:r>
        <w:del w:id="1276" w:author="Kruse, Scott" w:date="2025-05-23T15:18:00Z" w16du:dateUtc="2025-05-23T20:18:00Z">
          <w:r w:rsidDel="00313D8D">
            <w:delText>metrics</w:delText>
          </w:r>
        </w:del>
      </w:ins>
      <w:ins w:id="1277" w:author="Kruse, Scott" w:date="2025-05-23T15:18:00Z" w16du:dateUtc="2025-05-23T20:18:00Z">
        <w:r>
          <w:t>metrics.</w:t>
        </w:r>
      </w:ins>
      <w:ins w:id="1278" w:author="Aleksandar Tomic" w:date="2025-05-23T00:10:00Z">
        <w:r w:rsidRPr="005068EC">
          <w:t xml:space="preserve">  </w:t>
        </w:r>
      </w:ins>
    </w:p>
    <w:p w14:paraId="429683BC" w14:textId="77777777" w:rsidR="00C30DC4" w:rsidRDefault="00C30DC4" w:rsidP="00C30DC4">
      <w:pPr>
        <w:ind w:left="720" w:firstLine="0"/>
        <w:rPr>
          <w:ins w:id="1279" w:author="Aleksandar Tomic" w:date="2025-05-23T00:10:00Z"/>
        </w:rPr>
      </w:pPr>
    </w:p>
    <w:p w14:paraId="23489126" w14:textId="77777777" w:rsidR="00C30DC4" w:rsidRPr="007D2244" w:rsidRDefault="00C30DC4" w:rsidP="00C30DC4">
      <w:pPr>
        <w:pStyle w:val="Heading4"/>
        <w:rPr>
          <w:ins w:id="1280" w:author="Aleksandar Tomic" w:date="2025-05-23T00:10:00Z"/>
          <w:rFonts w:ascii="Palatino Linotype" w:hAnsi="Palatino Linotype"/>
        </w:rPr>
      </w:pPr>
      <w:ins w:id="1281" w:author="Aleksandar Tomic" w:date="2025-05-23T00:10:00Z">
        <w:del w:id="1282" w:author="Beauvais, Bradley M" w:date="2025-06-04T12:19:00Z" w16du:dateUtc="2025-06-04T17:19:00Z">
          <w:r w:rsidRPr="007D2244" w:rsidDel="00A63742">
            <w:rPr>
              <w:rFonts w:ascii="Palatino Linotype" w:hAnsi="Palatino Linotype"/>
            </w:rPr>
            <w:delText>Table</w:delText>
          </w:r>
        </w:del>
      </w:ins>
      <w:ins w:id="1283" w:author="Beauvais, Bradley M" w:date="2025-06-04T12:19:00Z" w16du:dateUtc="2025-06-04T17:19:00Z">
        <w:r>
          <w:rPr>
            <w:rFonts w:ascii="Palatino Linotype" w:hAnsi="Palatino Linotype"/>
          </w:rPr>
          <w:t>Appendix 2 – Table 1</w:t>
        </w:r>
      </w:ins>
      <w:ins w:id="1284" w:author="Aleksandar Tomic" w:date="2025-05-23T00:10:00Z">
        <w:del w:id="1285" w:author="Beauvais, Bradley M" w:date="2025-06-04T12:19:00Z" w16du:dateUtc="2025-06-04T17:19:00Z">
          <w:r w:rsidRPr="007D2244" w:rsidDel="00A63742">
            <w:rPr>
              <w:rFonts w:ascii="Palatino Linotype" w:hAnsi="Palatino Linotype"/>
            </w:rPr>
            <w:delText xml:space="preserve"> 15</w:delText>
          </w:r>
        </w:del>
        <w:r w:rsidRPr="007D2244">
          <w:rPr>
            <w:rFonts w:ascii="Palatino Linotype" w:hAnsi="Palatino Linotype"/>
          </w:rPr>
          <w:t>.  Accuracy Metrics and Coefficient Estimates, UVDT</w:t>
        </w:r>
      </w:ins>
    </w:p>
    <w:bookmarkStart w:id="1286" w:name="_MON_1810642069"/>
    <w:bookmarkEnd w:id="1286"/>
    <w:p w14:paraId="25F595DA" w14:textId="65053785" w:rsidR="00C30DC4" w:rsidRDefault="00136FF6" w:rsidP="00C30DC4">
      <w:pPr>
        <w:ind w:left="720" w:firstLine="0"/>
        <w:rPr>
          <w:ins w:id="1287" w:author="Aleksandar Tomic" w:date="2025-05-23T00:10:00Z"/>
        </w:rPr>
      </w:pPr>
      <w:ins w:id="1288" w:author="Aleksandar Tomic" w:date="2025-05-23T00:10:00Z">
        <w:r>
          <w:object w:dxaOrig="7150" w:dyaOrig="3370" w14:anchorId="53A6BAAC">
            <v:shape id="_x0000_i1041" type="#_x0000_t75" style="width:347.25pt;height:168pt" o:ole="">
              <v:imagedata r:id="rId53" o:title=""/>
            </v:shape>
            <o:OLEObject Type="Embed" ProgID="Excel.Sheet.12" ShapeID="_x0000_i1041" DrawAspect="Content" ObjectID="_1810705716" r:id="rId54"/>
          </w:object>
        </w:r>
      </w:ins>
    </w:p>
    <w:p w14:paraId="598284D7" w14:textId="77777777" w:rsidR="00C30DC4" w:rsidRDefault="00C30DC4" w:rsidP="00C30DC4">
      <w:pPr>
        <w:rPr>
          <w:ins w:id="1289" w:author="Aleksandar Tomic" w:date="2025-05-23T00:10:00Z"/>
        </w:rPr>
      </w:pPr>
    </w:p>
    <w:p w14:paraId="33E57D2C" w14:textId="1B2379A6" w:rsidR="00C30DC4" w:rsidRDefault="00C30DC4" w:rsidP="00C30DC4">
      <w:pPr>
        <w:rPr>
          <w:ins w:id="1290" w:author="Aleksandar Tomic" w:date="2025-05-23T00:10:00Z"/>
        </w:rPr>
      </w:pPr>
      <w:ins w:id="1291" w:author="Aleksandar Tomic" w:date="2025-05-23T00:10:00Z">
        <w:r w:rsidRPr="00CA15F1">
          <w:t xml:space="preserve">The UDVT confusion matrices appeared somewhat stable across the splits, balancing recall and specificity. The metrics in </w:t>
        </w:r>
        <w:del w:id="1292" w:author="Beauvais, Bradley M" w:date="2025-06-04T12:22:00Z" w16du:dateUtc="2025-06-04T17:22:00Z">
          <w:r w:rsidRPr="00CA15F1" w:rsidDel="0083756C">
            <w:delText>Table 1</w:delText>
          </w:r>
          <w:r w:rsidRPr="005E258E" w:rsidDel="0083756C">
            <w:delText>5</w:delText>
          </w:r>
        </w:del>
      </w:ins>
      <w:ins w:id="1293" w:author="Beauvais, Bradley M" w:date="2025-06-04T12:22:00Z" w16du:dateUtc="2025-06-04T17:22:00Z">
        <w:r>
          <w:t>Appendix 2-Table 1</w:t>
        </w:r>
      </w:ins>
      <w:ins w:id="1294" w:author="Aleksandar Tomic" w:date="2025-05-23T00:10:00Z">
        <w:r w:rsidRPr="00CA15F1">
          <w:t xml:space="preserve"> confirm</w:t>
        </w:r>
        <w:r w:rsidRPr="005E258E">
          <w:t>ed</w:t>
        </w:r>
        <w:r w:rsidRPr="00CA15F1">
          <w:t xml:space="preserve"> the stability.  The </w:t>
        </w:r>
        <w:del w:id="1295" w:author="Fulton, Lawrence V" w:date="2025-06-06T08:52:00Z" w16du:dateUtc="2025-06-06T12:52:00Z">
          <w:r w:rsidRPr="00CA15F1" w:rsidDel="00F515B8">
            <w:delText>recall</w:delText>
          </w:r>
        </w:del>
      </w:ins>
      <w:ins w:id="1296" w:author="Fulton, Lawrence V" w:date="2025-06-06T08:52:00Z" w16du:dateUtc="2025-06-06T12:52:00Z">
        <w:r w:rsidR="00F515B8">
          <w:t>balanced accuracy</w:t>
        </w:r>
      </w:ins>
      <w:ins w:id="1297" w:author="Aleksandar Tomic" w:date="2025-05-23T00:10:00Z">
        <w:r w:rsidRPr="00CA15F1">
          <w:t xml:space="preserve"> average across splits is 64%</w:t>
        </w:r>
        <w:del w:id="1298" w:author="Fulton, Lawrence V" w:date="2025-06-06T08:52:00Z" w16du:dateUtc="2025-06-06T12:52:00Z">
          <w:r w:rsidRPr="00CA15F1" w:rsidDel="00F515B8">
            <w:delText xml:space="preserve"> (SD=10.3%)</w:delText>
          </w:r>
        </w:del>
        <w:r w:rsidRPr="00CA15F1">
          <w:t xml:space="preserve">, and the </w:t>
        </w:r>
        <w:del w:id="1299" w:author="Fulton, Lawrence V" w:date="2025-06-06T08:52:00Z" w16du:dateUtc="2025-06-06T12:52:00Z">
          <w:r w:rsidRPr="00CA15F1" w:rsidDel="00F515B8">
            <w:delText>balanced accuracy is 64% (SD=3.5%)</w:delText>
          </w:r>
        </w:del>
      </w:ins>
      <w:ins w:id="1300" w:author="Fulton, Lawrence V" w:date="2025-06-06T08:52:00Z" w16du:dateUtc="2025-06-06T12:52:00Z">
        <w:r w:rsidR="00F515B8">
          <w:t xml:space="preserve">average recall is </w:t>
        </w:r>
      </w:ins>
      <w:ins w:id="1301" w:author="Fulton, Lawrence V" w:date="2025-06-06T08:53:00Z" w16du:dateUtc="2025-06-06T12:53:00Z">
        <w:r w:rsidR="00F515B8">
          <w:t>44.1%</w:t>
        </w:r>
      </w:ins>
      <w:ins w:id="1302" w:author="Aleksandar Tomic" w:date="2025-05-23T00:10:00Z">
        <w:r w:rsidRPr="00CA15F1">
          <w:t xml:space="preserve">.  The </w:t>
        </w:r>
      </w:ins>
      <w:ins w:id="1303" w:author="Fulton, Lawrence V" w:date="2025-06-06T08:53:00Z" w16du:dateUtc="2025-06-06T12:53:00Z">
        <w:r w:rsidR="00F515B8">
          <w:t xml:space="preserve">mean </w:t>
        </w:r>
      </w:ins>
      <w:ins w:id="1304" w:author="Aleksandar Tomic" w:date="2025-05-23T00:10:00Z">
        <w:r w:rsidRPr="00CA15F1">
          <w:t xml:space="preserve">F1 Score </w:t>
        </w:r>
      </w:ins>
      <w:ins w:id="1305" w:author="Fulton, Lawrence V" w:date="2025-06-06T08:53:00Z" w16du:dateUtc="2025-06-06T12:53:00Z">
        <w:r w:rsidR="00F515B8">
          <w:t xml:space="preserve">across splits </w:t>
        </w:r>
      </w:ins>
      <w:ins w:id="1306" w:author="Aleksandar Tomic" w:date="2025-05-23T00:10:00Z">
        <w:r w:rsidRPr="00CA15F1">
          <w:t xml:space="preserve">is lower than that of prior models at 0.102 (SD=0.019); however, the misclassification rate is lower </w:t>
        </w:r>
      </w:ins>
      <w:ins w:id="1307" w:author="Fulton, Lawrence V" w:date="2025-06-06T08:53:00Z" w16du:dateUtc="2025-06-06T12:53:00Z">
        <w:r w:rsidR="00D900A1">
          <w:t xml:space="preserve">for each split </w:t>
        </w:r>
        <w:proofErr w:type="gramStart"/>
        <w:r w:rsidR="00D900A1">
          <w:t>with the exception of</w:t>
        </w:r>
        <w:proofErr w:type="gramEnd"/>
        <w:r w:rsidR="00D900A1">
          <w:t xml:space="preserve"> the 80%</w:t>
        </w:r>
      </w:ins>
      <w:ins w:id="1308" w:author="Fulton, Lawrence V" w:date="2025-06-06T08:54:00Z" w16du:dateUtc="2025-06-06T12:54:00Z">
        <w:r w:rsidR="00D900A1">
          <w:t xml:space="preserve"> split.</w:t>
        </w:r>
      </w:ins>
      <w:ins w:id="1309" w:author="Aleksandar Tomic" w:date="2025-05-23T00:10:00Z">
        <w:del w:id="1310" w:author="Fulton, Lawrence V" w:date="2025-06-06T08:54:00Z" w16du:dateUtc="2025-06-06T12:54:00Z">
          <w:r w:rsidRPr="00CA15F1" w:rsidDel="00D900A1">
            <w:delText>apart from the 80% training split</w:delText>
          </w:r>
        </w:del>
        <w:r w:rsidRPr="00CA15F1">
          <w:t xml:space="preserve">.  Thus, this model appears to be </w:t>
        </w:r>
        <w:del w:id="1311" w:author="Kruse, Scott" w:date="2025-05-23T15:18:00Z" w16du:dateUtc="2025-05-23T20:18:00Z">
          <w:r w:rsidRPr="00CA15F1" w:rsidDel="00900000">
            <w:delText>a useful</w:delText>
          </w:r>
        </w:del>
      </w:ins>
      <w:ins w:id="1312" w:author="Kruse, Scott" w:date="2025-05-23T15:18:00Z" w16du:dateUtc="2025-05-23T20:18:00Z">
        <w:r w:rsidRPr="00CA15F1">
          <w:t>useful</w:t>
        </w:r>
      </w:ins>
      <w:ins w:id="1313" w:author="Aleksandar Tomic" w:date="2025-05-23T00:10:00Z">
        <w:r w:rsidRPr="00CA15F1">
          <w:t xml:space="preserve">.  </w:t>
        </w:r>
        <w:del w:id="1314" w:author="Fulton, Lawrence V" w:date="2025-06-06T08:51:00Z" w16du:dateUtc="2025-06-06T12:51:00Z">
          <w:r w:rsidRPr="00CA15F1" w:rsidDel="00DB10A8">
            <w:delText>Conveniently, the tree models for the 50, 70, and 90% training splits are identical</w:delText>
          </w:r>
        </w:del>
        <w:r w:rsidRPr="00CA15F1">
          <w:t>.</w:t>
        </w:r>
        <w:r>
          <w:t xml:space="preserve"> </w:t>
        </w:r>
      </w:ins>
    </w:p>
    <w:tbl>
      <w:tblPr>
        <w:tblStyle w:val="TableGrid"/>
        <w:tblW w:w="5059" w:type="dxa"/>
        <w:tblInd w:w="-720" w:type="dxa"/>
        <w:tblLook w:val="04A0" w:firstRow="1" w:lastRow="0" w:firstColumn="1" w:lastColumn="0" w:noHBand="0" w:noVBand="1"/>
        <w:tblPrChange w:id="1315" w:author="Brad Beauvais" w:date="2025-05-23T10:07:00Z" w16du:dateUtc="2025-05-23T15:07:00Z">
          <w:tblPr>
            <w:tblStyle w:val="TableGrid"/>
            <w:tblW w:w="15409" w:type="dxa"/>
            <w:tblInd w:w="-720" w:type="dxa"/>
            <w:tblLook w:val="04A0" w:firstRow="1" w:lastRow="0" w:firstColumn="1" w:lastColumn="0" w:noHBand="0" w:noVBand="1"/>
          </w:tblPr>
        </w:tblPrChange>
      </w:tblPr>
      <w:tblGrid>
        <w:gridCol w:w="5059"/>
        <w:tblGridChange w:id="1316">
          <w:tblGrid>
            <w:gridCol w:w="5059"/>
            <w:gridCol w:w="1421"/>
            <w:gridCol w:w="5059"/>
          </w:tblGrid>
        </w:tblGridChange>
      </w:tblGrid>
      <w:tr w:rsidR="00BE5DA6" w:rsidDel="00E40E01" w14:paraId="5CB8FDC2" w14:textId="77777777" w:rsidTr="005C5F21">
        <w:trPr>
          <w:ins w:id="1317" w:author="Aleksandar Tomic" w:date="2025-05-23T00:10:00Z"/>
          <w:del w:id="1318" w:author="Brad Beauvais" w:date="2025-05-23T10:07:00Z"/>
          <w:trPrChange w:id="1319" w:author="Brad Beauvais" w:date="2025-05-23T10:07:00Z" w16du:dateUtc="2025-05-23T15:07:00Z">
            <w:trPr>
              <w:gridBefore w:val="2"/>
            </w:trPr>
          </w:trPrChange>
        </w:trPr>
        <w:tc>
          <w:tcPr>
            <w:tcW w:w="5059" w:type="dxa"/>
            <w:tcBorders>
              <w:top w:val="nil"/>
              <w:left w:val="nil"/>
              <w:bottom w:val="nil"/>
              <w:right w:val="nil"/>
            </w:tcBorders>
            <w:tcPrChange w:id="1320" w:author="Brad Beauvais" w:date="2025-05-23T10:07:00Z" w16du:dateUtc="2025-05-23T15:07:00Z">
              <w:tcPr>
                <w:tcW w:w="5059" w:type="dxa"/>
                <w:tcBorders>
                  <w:top w:val="nil"/>
                  <w:left w:val="nil"/>
                  <w:bottom w:val="nil"/>
                  <w:right w:val="nil"/>
                </w:tcBorders>
              </w:tcPr>
            </w:tcPrChange>
          </w:tcPr>
          <w:p w14:paraId="043768B8" w14:textId="77777777" w:rsidR="00BE5DA6" w:rsidDel="00E40E01" w:rsidRDefault="00BE5DA6" w:rsidP="005C5F21">
            <w:pPr>
              <w:ind w:firstLine="0"/>
              <w:rPr>
                <w:ins w:id="1321" w:author="Aleksandar Tomic" w:date="2025-05-23T00:10:00Z"/>
                <w:del w:id="1322" w:author="Brad Beauvais" w:date="2025-05-23T10:07:00Z" w16du:dateUtc="2025-05-23T15:07:00Z"/>
              </w:rPr>
            </w:pPr>
          </w:p>
        </w:tc>
      </w:tr>
    </w:tbl>
    <w:p w14:paraId="3FEBEE0B" w14:textId="61D7F9FC" w:rsidR="00BE5DA6" w:rsidRPr="00E40E01" w:rsidRDefault="003970F6" w:rsidP="00BE5DA6">
      <w:pPr>
        <w:pStyle w:val="Heading3"/>
        <w:rPr>
          <w:ins w:id="1323" w:author="Aleksandar Tomic" w:date="2025-05-23T00:10:00Z"/>
          <w:b/>
          <w:bCs/>
          <w:i w:val="0"/>
          <w:iCs w:val="0"/>
          <w:rPrChange w:id="1324" w:author="Brad Beauvais" w:date="2025-05-23T10:06:00Z" w16du:dateUtc="2025-05-23T15:06:00Z">
            <w:rPr>
              <w:ins w:id="1325" w:author="Aleksandar Tomic" w:date="2025-05-23T00:10:00Z"/>
            </w:rPr>
          </w:rPrChange>
        </w:rPr>
      </w:pPr>
      <w:r>
        <w:rPr>
          <w:b/>
          <w:bCs/>
          <w:i w:val="0"/>
          <w:iCs w:val="0"/>
        </w:rPr>
        <w:t>A</w:t>
      </w:r>
      <w:ins w:id="1326" w:author="Aleksandar Tomic" w:date="2025-05-23T00:10:00Z">
        <w:del w:id="1327" w:author="Beauvais, Bradley M" w:date="2025-06-04T12:10:00Z" w16du:dateUtc="2025-06-04T17:10:00Z">
          <w:r w:rsidR="00BE5DA6" w:rsidRPr="00E40E01" w:rsidDel="00667A91">
            <w:rPr>
              <w:b/>
              <w:bCs/>
              <w:i w:val="0"/>
              <w:iCs w:val="0"/>
              <w:rPrChange w:id="1328" w:author="Brad Beauvais" w:date="2025-05-23T10:06:00Z" w16du:dateUtc="2025-05-23T15:06:00Z">
                <w:rPr/>
              </w:rPrChange>
            </w:rPr>
            <w:delText>5.2.10.</w:delText>
          </w:r>
        </w:del>
      </w:ins>
      <w:ins w:id="1329" w:author="Beauvais, Bradley M" w:date="2025-06-04T12:10:00Z" w16du:dateUtc="2025-06-04T17:10:00Z">
        <w:r w:rsidR="00BE5DA6">
          <w:rPr>
            <w:b/>
            <w:bCs/>
            <w:i w:val="0"/>
            <w:iCs w:val="0"/>
          </w:rPr>
          <w:t>2.</w:t>
        </w:r>
      </w:ins>
      <w:r w:rsidR="00F576A8">
        <w:rPr>
          <w:b/>
          <w:bCs/>
          <w:i w:val="0"/>
          <w:iCs w:val="0"/>
        </w:rPr>
        <w:t>4</w:t>
      </w:r>
      <w:ins w:id="1330" w:author="Beauvais, Bradley M" w:date="2025-06-04T12:10:00Z" w16du:dateUtc="2025-06-04T17:10:00Z">
        <w:r w:rsidR="00BE5DA6">
          <w:rPr>
            <w:b/>
            <w:bCs/>
            <w:i w:val="0"/>
            <w:iCs w:val="0"/>
          </w:rPr>
          <w:t>.</w:t>
        </w:r>
      </w:ins>
      <w:ins w:id="1331" w:author="Aleksandar Tomic" w:date="2025-05-23T00:10:00Z">
        <w:r w:rsidR="00BE5DA6" w:rsidRPr="00E40E01">
          <w:rPr>
            <w:b/>
            <w:bCs/>
            <w:i w:val="0"/>
            <w:iCs w:val="0"/>
            <w:rPrChange w:id="1332" w:author="Brad Beauvais" w:date="2025-05-23T10:06:00Z" w16du:dateUtc="2025-05-23T15:06:00Z">
              <w:rPr/>
            </w:rPrChange>
          </w:rPr>
          <w:t xml:space="preserve"> Model Excursion</w:t>
        </w:r>
      </w:ins>
      <w:r w:rsidR="00841530">
        <w:rPr>
          <w:b/>
          <w:bCs/>
          <w:i w:val="0"/>
          <w:iCs w:val="0"/>
        </w:rPr>
        <w:t xml:space="preserve"> 1</w:t>
      </w:r>
      <w:ins w:id="1333" w:author="Aleksandar Tomic" w:date="2025-05-23T00:10:00Z">
        <w:r w:rsidR="00BE5DA6" w:rsidRPr="00E40E01">
          <w:rPr>
            <w:b/>
            <w:bCs/>
            <w:i w:val="0"/>
            <w:iCs w:val="0"/>
            <w:rPrChange w:id="1334" w:author="Brad Beauvais" w:date="2025-05-23T10:06:00Z" w16du:dateUtc="2025-05-23T15:06:00Z">
              <w:rPr/>
            </w:rPrChange>
          </w:rPr>
          <w:t>, COVID</w:t>
        </w:r>
      </w:ins>
    </w:p>
    <w:p w14:paraId="5917EB6B" w14:textId="77777777" w:rsidR="00BE5DA6" w:rsidRDefault="00BE5DA6" w:rsidP="00BE5DA6">
      <w:pPr>
        <w:rPr>
          <w:ins w:id="1335" w:author="Aleksandar Tomic" w:date="2025-05-23T00:10:00Z"/>
        </w:rPr>
      </w:pPr>
    </w:p>
    <w:p w14:paraId="05AF5665" w14:textId="77777777" w:rsidR="00BE5DA6" w:rsidRDefault="00BE5DA6" w:rsidP="00BE5DA6">
      <w:pPr>
        <w:rPr>
          <w:ins w:id="1336" w:author="Aleksandar Tomic" w:date="2025-05-23T00:10:00Z"/>
        </w:rPr>
      </w:pPr>
      <w:ins w:id="1337" w:author="Aleksandar Tomic" w:date="2025-05-23T00:10:00Z">
        <w:r>
          <w:t xml:space="preserve">The BRKFSST model was applied solely to the bankruptcies that occurred during COVID as an excursion.  The intent was to evaluate the robustness of the model for a specific time where factors influencing bankruptcy might have changed.  Each of the models trained on the various splits were applied to data filtered for 2019 through 2021.  The BRKFSST model appeared to be robust for that </w:t>
        </w:r>
        <w:proofErr w:type="gramStart"/>
        <w:r>
          <w:t>time period</w:t>
        </w:r>
        <w:proofErr w:type="gramEnd"/>
        <w:r>
          <w:t xml:space="preserve"> as indicated by </w:t>
        </w:r>
        <w:del w:id="1338" w:author="Beauvais, Bradley M" w:date="2025-06-04T12:20:00Z" w16du:dateUtc="2025-06-04T17:20:00Z">
          <w:r w:rsidDel="00E8743B">
            <w:delText>Table 16</w:delText>
          </w:r>
        </w:del>
      </w:ins>
      <w:ins w:id="1339" w:author="Beauvais, Bradley M" w:date="2025-06-04T12:20:00Z" w16du:dateUtc="2025-06-04T17:20:00Z">
        <w:r>
          <w:t>Appendix 2 – Table 2</w:t>
        </w:r>
      </w:ins>
      <w:ins w:id="1340" w:author="Aleksandar Tomic" w:date="2025-05-23T00:10:00Z">
        <w:r>
          <w:t xml:space="preserve"> (accuracy metrics). </w:t>
        </w:r>
      </w:ins>
    </w:p>
    <w:p w14:paraId="32921119" w14:textId="77777777" w:rsidR="00BE5DA6" w:rsidRDefault="00BE5DA6" w:rsidP="00BE5DA6">
      <w:pPr>
        <w:rPr>
          <w:ins w:id="1341" w:author="Aleksandar Tomic" w:date="2025-05-23T00:10:00Z"/>
        </w:rPr>
      </w:pPr>
    </w:p>
    <w:p w14:paraId="28A6AC99" w14:textId="77777777" w:rsidR="00BE5DA6" w:rsidRPr="00827D7B" w:rsidRDefault="00BE5DA6" w:rsidP="00BE5DA6">
      <w:pPr>
        <w:pStyle w:val="Heading4"/>
        <w:rPr>
          <w:ins w:id="1342" w:author="Aleksandar Tomic" w:date="2025-05-23T00:10:00Z"/>
          <w:rFonts w:ascii="Palatino Linotype" w:hAnsi="Palatino Linotype"/>
          <w:rPrChange w:id="1343" w:author="Beauvais, Bradley M" w:date="2025-06-04T12:21:00Z" w16du:dateUtc="2025-06-04T17:21:00Z">
            <w:rPr>
              <w:ins w:id="1344" w:author="Aleksandar Tomic" w:date="2025-05-23T00:10:00Z"/>
            </w:rPr>
          </w:rPrChange>
        </w:rPr>
      </w:pPr>
      <w:ins w:id="1345" w:author="Aleksandar Tomic" w:date="2025-05-23T00:10:00Z">
        <w:del w:id="1346" w:author="Beauvais, Bradley M" w:date="2025-06-04T12:20:00Z" w16du:dateUtc="2025-06-04T17:20:00Z">
          <w:r w:rsidRPr="00827D7B" w:rsidDel="00E8743B">
            <w:rPr>
              <w:rFonts w:ascii="Palatino Linotype" w:hAnsi="Palatino Linotype"/>
              <w:rPrChange w:id="1347" w:author="Beauvais, Bradley M" w:date="2025-06-04T12:21:00Z" w16du:dateUtc="2025-06-04T17:21:00Z">
                <w:rPr/>
              </w:rPrChange>
            </w:rPr>
            <w:delText>Table 16</w:delText>
          </w:r>
        </w:del>
      </w:ins>
      <w:ins w:id="1348" w:author="Beauvais, Bradley M" w:date="2025-06-04T12:20:00Z" w16du:dateUtc="2025-06-04T17:20:00Z">
        <w:r w:rsidRPr="00827D7B">
          <w:rPr>
            <w:rFonts w:ascii="Palatino Linotype" w:hAnsi="Palatino Linotype"/>
            <w:rPrChange w:id="1349" w:author="Beauvais, Bradley M" w:date="2025-06-04T12:21:00Z" w16du:dateUtc="2025-06-04T17:21:00Z">
              <w:rPr/>
            </w:rPrChange>
          </w:rPr>
          <w:t>Appendi</w:t>
        </w:r>
      </w:ins>
      <w:ins w:id="1350" w:author="Beauvais, Bradley M" w:date="2025-06-04T12:21:00Z" w16du:dateUtc="2025-06-04T17:21:00Z">
        <w:r w:rsidRPr="00827D7B">
          <w:rPr>
            <w:rFonts w:ascii="Palatino Linotype" w:hAnsi="Palatino Linotype"/>
            <w:rPrChange w:id="1351" w:author="Beauvais, Bradley M" w:date="2025-06-04T12:21:00Z" w16du:dateUtc="2025-06-04T17:21:00Z">
              <w:rPr/>
            </w:rPrChange>
          </w:rPr>
          <w:t>x 2 – Table 2</w:t>
        </w:r>
      </w:ins>
      <w:ins w:id="1352" w:author="Aleksandar Tomic" w:date="2025-05-23T00:10:00Z">
        <w:r w:rsidRPr="00827D7B">
          <w:rPr>
            <w:rFonts w:ascii="Palatino Linotype" w:hAnsi="Palatino Linotype"/>
            <w:rPrChange w:id="1353" w:author="Beauvais, Bradley M" w:date="2025-06-04T12:21:00Z" w16du:dateUtc="2025-06-04T17:21:00Z">
              <w:rPr/>
            </w:rPrChange>
          </w:rPr>
          <w:t>.  Accuracy Metrics for COVID Excursion</w:t>
        </w:r>
      </w:ins>
    </w:p>
    <w:bookmarkStart w:id="1354" w:name="_MON_1810642125"/>
    <w:bookmarkEnd w:id="1354"/>
    <w:p w14:paraId="1D382C1F" w14:textId="78753A08" w:rsidR="00BE5DA6" w:rsidRDefault="00EE08AC" w:rsidP="00BE5DA6">
      <w:pPr>
        <w:rPr>
          <w:ins w:id="1355" w:author="Aleksandar Tomic" w:date="2025-05-23T00:10:00Z"/>
        </w:rPr>
      </w:pPr>
      <w:ins w:id="1356" w:author="Aleksandar Tomic" w:date="2025-05-23T00:10:00Z">
        <w:r>
          <w:object w:dxaOrig="6735" w:dyaOrig="3030" w14:anchorId="561D259D">
            <v:shape id="_x0000_i1042" type="#_x0000_t75" style="width:335.5pt;height:150.65pt" o:ole="">
              <v:imagedata r:id="rId55" o:title=""/>
            </v:shape>
            <o:OLEObject Type="Embed" ProgID="Excel.Sheet.12" ShapeID="_x0000_i1042" DrawAspect="Content" ObjectID="_1810705717" r:id="rId56"/>
          </w:object>
        </w:r>
      </w:ins>
    </w:p>
    <w:p w14:paraId="0F016021" w14:textId="77777777" w:rsidR="00BE5DA6" w:rsidRDefault="00BE5DA6" w:rsidP="00BE5DA6">
      <w:pPr>
        <w:rPr>
          <w:ins w:id="1357" w:author="Aleksandar Tomic" w:date="2025-05-23T00:10:00Z"/>
        </w:rPr>
      </w:pPr>
    </w:p>
    <w:p w14:paraId="42D194AD" w14:textId="77777777" w:rsidR="00BE5DA6" w:rsidRDefault="00BE5DA6" w:rsidP="00BE5DA6">
      <w:pPr>
        <w:rPr>
          <w:ins w:id="1358" w:author="Aleksandar Tomic" w:date="2025-05-23T00:10:00Z"/>
        </w:rPr>
      </w:pPr>
      <w:ins w:id="1359" w:author="Aleksandar Tomic" w:date="2025-05-23T00:10:00Z">
        <w:r>
          <w:t xml:space="preserve">In </w:t>
        </w:r>
        <w:del w:id="1360" w:author="Beauvais, Bradley M" w:date="2025-06-04T12:22:00Z" w16du:dateUtc="2025-06-04T17:22:00Z">
          <w:r w:rsidDel="00827D7B">
            <w:delText>Table 16</w:delText>
          </w:r>
        </w:del>
      </w:ins>
      <w:ins w:id="1361" w:author="Beauvais, Bradley M" w:date="2025-06-04T12:22:00Z" w16du:dateUtc="2025-06-04T17:22:00Z">
        <w:r>
          <w:t>Appendix 1 – Table 2</w:t>
        </w:r>
      </w:ins>
      <w:ins w:id="1362" w:author="Aleksandar Tomic" w:date="2025-05-23T00:10:00Z">
        <w:r>
          <w:t xml:space="preserve">, the mean balanced accuracy is 68.5% (SD=4.8%).  The recall is reasonable (57.1% mean), and the precision is predictably low. </w:t>
        </w:r>
      </w:ins>
    </w:p>
    <w:p w14:paraId="7D417DA5" w14:textId="08455C58" w:rsidR="00BE5DA6" w:rsidRPr="00E40E01" w:rsidRDefault="003970F6" w:rsidP="00BE5DA6">
      <w:pPr>
        <w:pStyle w:val="Heading3"/>
        <w:rPr>
          <w:ins w:id="1363" w:author="Aleksandar Tomic" w:date="2025-05-23T00:10:00Z"/>
          <w:b/>
          <w:bCs/>
          <w:i w:val="0"/>
          <w:iCs w:val="0"/>
          <w:rPrChange w:id="1364" w:author="Brad Beauvais" w:date="2025-05-23T10:07:00Z" w16du:dateUtc="2025-05-23T15:07:00Z">
            <w:rPr>
              <w:ins w:id="1365" w:author="Aleksandar Tomic" w:date="2025-05-23T00:10:00Z"/>
            </w:rPr>
          </w:rPrChange>
        </w:rPr>
      </w:pPr>
      <w:r>
        <w:rPr>
          <w:b/>
          <w:bCs/>
          <w:i w:val="0"/>
          <w:iCs w:val="0"/>
        </w:rPr>
        <w:t>A</w:t>
      </w:r>
      <w:ins w:id="1366" w:author="Aleksandar Tomic" w:date="2025-05-23T00:10:00Z">
        <w:del w:id="1367" w:author="Beauvais, Bradley M" w:date="2025-06-04T12:10:00Z" w16du:dateUtc="2025-06-04T17:10:00Z">
          <w:r w:rsidR="00BE5DA6" w:rsidRPr="00E40E01" w:rsidDel="00667A91">
            <w:rPr>
              <w:b/>
              <w:bCs/>
              <w:i w:val="0"/>
              <w:iCs w:val="0"/>
              <w:rPrChange w:id="1368" w:author="Brad Beauvais" w:date="2025-05-23T10:07:00Z" w16du:dateUtc="2025-05-23T15:07:00Z">
                <w:rPr/>
              </w:rPrChange>
            </w:rPr>
            <w:delText>5.2.11.</w:delText>
          </w:r>
        </w:del>
      </w:ins>
      <w:ins w:id="1369" w:author="Beauvais, Bradley M" w:date="2025-06-04T12:10:00Z" w16du:dateUtc="2025-06-04T17:10:00Z">
        <w:r w:rsidR="00BE5DA6">
          <w:rPr>
            <w:b/>
            <w:bCs/>
            <w:i w:val="0"/>
            <w:iCs w:val="0"/>
          </w:rPr>
          <w:t>2.</w:t>
        </w:r>
      </w:ins>
      <w:r w:rsidR="00F576A8">
        <w:rPr>
          <w:b/>
          <w:bCs/>
          <w:i w:val="0"/>
          <w:iCs w:val="0"/>
        </w:rPr>
        <w:t>5</w:t>
      </w:r>
      <w:ins w:id="1370" w:author="Beauvais, Bradley M" w:date="2025-06-04T12:10:00Z" w16du:dateUtc="2025-06-04T17:10:00Z">
        <w:r w:rsidR="00BE5DA6">
          <w:rPr>
            <w:b/>
            <w:bCs/>
            <w:i w:val="0"/>
            <w:iCs w:val="0"/>
          </w:rPr>
          <w:t>.</w:t>
        </w:r>
      </w:ins>
      <w:ins w:id="1371" w:author="Aleksandar Tomic" w:date="2025-05-23T00:10:00Z">
        <w:r w:rsidR="00BE5DA6" w:rsidRPr="00E40E01">
          <w:rPr>
            <w:b/>
            <w:bCs/>
            <w:i w:val="0"/>
            <w:iCs w:val="0"/>
            <w:rPrChange w:id="1372" w:author="Brad Beauvais" w:date="2025-05-23T10:07:00Z" w16du:dateUtc="2025-05-23T15:07:00Z">
              <w:rPr/>
            </w:rPrChange>
          </w:rPr>
          <w:t xml:space="preserve">  Model Excursion</w:t>
        </w:r>
      </w:ins>
      <w:r>
        <w:rPr>
          <w:b/>
          <w:bCs/>
          <w:i w:val="0"/>
          <w:iCs w:val="0"/>
        </w:rPr>
        <w:t xml:space="preserve"> 2</w:t>
      </w:r>
      <w:ins w:id="1373" w:author="Aleksandar Tomic" w:date="2025-05-23T00:10:00Z">
        <w:r w:rsidR="00BE5DA6" w:rsidRPr="00E40E01">
          <w:rPr>
            <w:b/>
            <w:bCs/>
            <w:i w:val="0"/>
            <w:iCs w:val="0"/>
            <w:rPrChange w:id="1374" w:author="Brad Beauvais" w:date="2025-05-23T10:07:00Z" w16du:dateUtc="2025-05-23T15:07:00Z">
              <w:rPr/>
            </w:rPrChange>
          </w:rPr>
          <w:t>, Two-Year Lagged Variables Only</w:t>
        </w:r>
      </w:ins>
    </w:p>
    <w:p w14:paraId="547E2A1C" w14:textId="77777777" w:rsidR="00BE5DA6" w:rsidRDefault="00BE5DA6" w:rsidP="00BE5DA6">
      <w:pPr>
        <w:spacing w:before="240"/>
        <w:jc w:val="left"/>
        <w:rPr>
          <w:ins w:id="1375" w:author="Aleksandar Tomic" w:date="2025-05-23T00:10:00Z"/>
        </w:rPr>
      </w:pPr>
      <w:ins w:id="1376" w:author="Aleksandar Tomic" w:date="2025-05-23T00:10:00Z">
        <w:r>
          <w:lastRenderedPageBreak/>
          <w:t xml:space="preserve">As an additional excursion, we ran a GLM model that used two-year lagged data and fixed variables only. The intent was to see whether such a model might be able to provide additional and earlier insight into hospital bankruptcies.  </w:t>
        </w:r>
        <w:del w:id="1377" w:author="Beauvais, Bradley M" w:date="2025-06-04T12:21:00Z" w16du:dateUtc="2025-06-04T17:21:00Z">
          <w:r w:rsidDel="00827D7B">
            <w:delText>Table 17</w:delText>
          </w:r>
        </w:del>
      </w:ins>
      <w:ins w:id="1378" w:author="Beauvais, Bradley M" w:date="2025-06-04T12:21:00Z" w16du:dateUtc="2025-06-04T17:21:00Z">
        <w:r>
          <w:t>Appendix 2 – Table 3</w:t>
        </w:r>
      </w:ins>
      <w:ins w:id="1379" w:author="Aleksandar Tomic" w:date="2025-05-23T00:10:00Z">
        <w:r>
          <w:t xml:space="preserve"> shows the accuracy metrics and coefficient estimates. The results of the excursion show promise for early identification of bankruptcy. In balance, a 2-lag+ model appears to be feasible and will be the object of further investigation.</w:t>
        </w:r>
      </w:ins>
    </w:p>
    <w:p w14:paraId="07226817" w14:textId="77777777" w:rsidR="00BE5DA6" w:rsidRDefault="00BE5DA6" w:rsidP="00BE5DA6">
      <w:pPr>
        <w:rPr>
          <w:ins w:id="1380" w:author="Aleksandar Tomic" w:date="2025-05-23T00:10:00Z"/>
        </w:rPr>
      </w:pPr>
    </w:p>
    <w:p w14:paraId="4DFFEDC1" w14:textId="77777777" w:rsidR="00BE5DA6" w:rsidRDefault="00BE5DA6" w:rsidP="00BE5DA6">
      <w:pPr>
        <w:pStyle w:val="Heading4"/>
        <w:rPr>
          <w:ins w:id="1381" w:author="Aleksandar Tomic" w:date="2025-05-23T00:10:00Z"/>
          <w:rFonts w:ascii="Palatino Linotype" w:hAnsi="Palatino Linotype"/>
        </w:rPr>
      </w:pPr>
      <w:ins w:id="1382" w:author="Aleksandar Tomic" w:date="2025-05-23T00:10:00Z">
        <w:del w:id="1383" w:author="Beauvais, Bradley M" w:date="2025-06-04T12:21:00Z" w16du:dateUtc="2025-06-04T17:21:00Z">
          <w:r w:rsidRPr="00AE4B90" w:rsidDel="00827D7B">
            <w:rPr>
              <w:rFonts w:ascii="Palatino Linotype" w:hAnsi="Palatino Linotype"/>
            </w:rPr>
            <w:delText>Table 17</w:delText>
          </w:r>
        </w:del>
      </w:ins>
      <w:ins w:id="1384" w:author="Beauvais, Bradley M" w:date="2025-06-04T12:21:00Z" w16du:dateUtc="2025-06-04T17:21:00Z">
        <w:r>
          <w:rPr>
            <w:rFonts w:ascii="Palatino Linotype" w:hAnsi="Palatino Linotype"/>
          </w:rPr>
          <w:t>Appendix 2 – Table 3</w:t>
        </w:r>
      </w:ins>
      <w:ins w:id="1385" w:author="Aleksandar Tomic" w:date="2025-05-23T00:10:00Z">
        <w:r w:rsidRPr="00AE4B90">
          <w:rPr>
            <w:rFonts w:ascii="Palatino Linotype" w:hAnsi="Palatino Linotype"/>
          </w:rPr>
          <w:t>.  Accuracy Metrics for 2-Lag Excursion</w:t>
        </w:r>
      </w:ins>
    </w:p>
    <w:p w14:paraId="6E50F62D" w14:textId="77777777" w:rsidR="00BE5DA6" w:rsidRPr="00AE4B90" w:rsidDel="0083756C" w:rsidRDefault="00BE5DA6" w:rsidP="00BE5DA6">
      <w:pPr>
        <w:rPr>
          <w:ins w:id="1386" w:author="Aleksandar Tomic" w:date="2025-05-23T00:10:00Z"/>
          <w:del w:id="1387" w:author="Beauvais, Bradley M" w:date="2025-06-04T12:22:00Z" w16du:dateUtc="2025-06-04T17:22:00Z"/>
        </w:rPr>
      </w:pPr>
    </w:p>
    <w:bookmarkStart w:id="1388" w:name="_MON_1810642179"/>
    <w:bookmarkEnd w:id="1388"/>
    <w:p w14:paraId="33012039" w14:textId="1C0B116F" w:rsidR="00BE5DA6" w:rsidRPr="00EC75CE" w:rsidRDefault="00EE08AC" w:rsidP="00BE5DA6">
      <w:pPr>
        <w:ind w:left="720" w:firstLine="0"/>
        <w:rPr>
          <w:ins w:id="1389" w:author="Aleksandar Tomic" w:date="2025-05-23T00:10:00Z"/>
        </w:rPr>
      </w:pPr>
      <w:ins w:id="1390" w:author="Aleksandar Tomic" w:date="2025-05-23T00:10:00Z">
        <w:r>
          <w:object w:dxaOrig="6960" w:dyaOrig="3030" w14:anchorId="3738D22D">
            <v:shape id="_x0000_i1043" type="#_x0000_t75" style="width:372pt;height:150.65pt" o:ole="">
              <v:imagedata r:id="rId57" o:title=""/>
            </v:shape>
            <o:OLEObject Type="Embed" ProgID="Excel.Sheet.12" ShapeID="_x0000_i1043" DrawAspect="Content" ObjectID="_1810705718" r:id="rId58"/>
          </w:object>
        </w:r>
      </w:ins>
    </w:p>
    <w:p w14:paraId="4D3DF88F" w14:textId="77777777" w:rsidR="00BE5DA6" w:rsidRPr="00A6237D" w:rsidRDefault="00BE5DA6" w:rsidP="00BE5DA6">
      <w:pPr>
        <w:rPr>
          <w:ins w:id="1391" w:author="Aleksandar Tomic" w:date="2025-05-22T23:54:00Z"/>
        </w:rPr>
      </w:pPr>
    </w:p>
    <w:p w14:paraId="5D755539" w14:textId="77777777" w:rsidR="00BE5DA6" w:rsidRPr="009D3351" w:rsidRDefault="00BE5DA6" w:rsidP="00BE5DA6">
      <w:ins w:id="1392" w:author="Aleksandar Tomic" w:date="2025-05-22T23:53:00Z">
        <w:del w:id="1393" w:author="Brad Beauvais" w:date="2025-05-23T10:08:00Z" w16du:dateUtc="2025-05-23T15:08:00Z">
          <w:r w:rsidDel="00E40E01">
            <w:delText xml:space="preserve"> </w:delText>
          </w:r>
        </w:del>
      </w:ins>
      <w:del w:id="1394" w:author="Brad Beauvais" w:date="2025-05-23T10:07:00Z" w16du:dateUtc="2025-05-23T15:07:00Z">
        <w:r w:rsidRPr="00D63A33" w:rsidDel="00E40E01">
          <w:br/>
        </w:r>
        <w:r w:rsidRPr="00D63A33" w:rsidDel="00E40E01">
          <w:br/>
        </w:r>
      </w:del>
      <w:del w:id="1395" w:author="Brad Beauvais" w:date="2025-05-23T10:08:00Z" w16du:dateUtc="2025-05-23T15:08:00Z">
        <w:r w:rsidRPr="00D63A33" w:rsidDel="00E40E01">
          <w:delText>Lastly, when I asked the authors to test a specification where y is measured for periods [t,t+1], I meant expanding the date range of the DV. So, for example test whether a hospital went bankrupt in 2018 (t) OR 2019 (t+1). You can still use the 2 lagged years (2016 and 2017).</w:delText>
        </w:r>
        <w:r w:rsidRPr="00D63A33" w:rsidDel="00E40E01">
          <w:br/>
        </w:r>
        <w:r w:rsidRPr="00D63A33" w:rsidDel="00E40E01">
          <w:br/>
          <w:delText xml:space="preserve">Good luck to the authors and I look forward to seeing a </w:delText>
        </w:r>
        <w:commentRangeStart w:id="1396"/>
        <w:r w:rsidRPr="00D63A33" w:rsidDel="00E40E01">
          <w:delText>revision</w:delText>
        </w:r>
        <w:commentRangeEnd w:id="1396"/>
        <w:r w:rsidDel="00E40E01">
          <w:rPr>
            <w:rStyle w:val="CommentReference"/>
            <w:rFonts w:eastAsia="SimSun" w:cs="Times New Roman"/>
            <w:noProof/>
            <w:color w:val="000000"/>
            <w:lang w:eastAsia="zh-CN"/>
          </w:rPr>
          <w:commentReference w:id="1396"/>
        </w:r>
        <w:r w:rsidRPr="00D63A33" w:rsidDel="00E40E01">
          <w:delText>.</w:delText>
        </w:r>
        <w:r w:rsidRPr="00D63A33" w:rsidDel="00E40E01">
          <w:br/>
          <w:delText>----</w:delText>
        </w:r>
        <w:r w:rsidRPr="00D63A33" w:rsidDel="00E40E01">
          <w:br/>
        </w:r>
        <w:r w:rsidRPr="00D63A33" w:rsidDel="00E40E01">
          <w:br/>
          <w:delText>Reviewer #1: HCMS-D-24-00097: The Predictive Factors of US Hospital Bankruptcy: A Multi-Model Comparison</w:delText>
        </w:r>
        <w:r w:rsidRPr="00D63A33" w:rsidDel="00E40E01">
          <w:br/>
        </w:r>
        <w:r w:rsidRPr="00D63A33" w:rsidDel="00E40E01">
          <w:br/>
          <w:delText>1.      Summary</w:delText>
        </w:r>
        <w:r w:rsidRPr="00D63A33" w:rsidDel="00E40E01">
          <w:br/>
          <w:delText xml:space="preserve">The paper develops models to predict the likelihood of hospital bankruptcies in the US. Leveraging data over the period of 2008 through 2010 and utilizing lagged independent variables, the paper compares and contrasts the predictive power of multiple models. The main finding is that a simple logistic regression model can predict the likelihood of bankruptcies with 84% accuracy (Table 13, Area Under the Curve). This model not only outperforms others in terms of predictive power but also provides interpretability for policymakers and </w:delText>
        </w:r>
        <w:commentRangeStart w:id="1397"/>
        <w:r w:rsidRPr="00D63A33" w:rsidDel="00E40E01">
          <w:delText>practitioners</w:delText>
        </w:r>
        <w:commentRangeEnd w:id="1397"/>
        <w:r w:rsidDel="00E40E01">
          <w:rPr>
            <w:rStyle w:val="CommentReference"/>
            <w:rFonts w:eastAsia="SimSun" w:cs="Times New Roman"/>
            <w:noProof/>
            <w:color w:val="000000"/>
            <w:lang w:eastAsia="zh-CN"/>
          </w:rPr>
          <w:commentReference w:id="1397"/>
        </w:r>
        <w:r w:rsidRPr="00D63A33" w:rsidDel="00E40E01">
          <w:delText>.</w:delText>
        </w:r>
        <w:r w:rsidRPr="00D63A33" w:rsidDel="00E40E01">
          <w:br/>
        </w:r>
        <w:r w:rsidRPr="00D63A33" w:rsidDel="00E40E01">
          <w:br/>
          <w:delText>My comments in this round are aimed at sharpening the language and streamlining the content to maximize the impact. I delineate these aspects below.</w:delText>
        </w:r>
        <w:r w:rsidRPr="00D63A33" w:rsidDel="00E40E01">
          <w:br/>
        </w:r>
        <w:r w:rsidRPr="00D63A33" w:rsidDel="00E40E01">
          <w:br/>
          <w:delText>2.      Major Areas of Improvement</w:delText>
        </w:r>
        <w:r w:rsidRPr="00D63A33" w:rsidDel="00E40E01">
          <w:br/>
        </w:r>
        <w:r w:rsidRPr="00643843" w:rsidDel="00E40E01">
          <w:rPr>
            <w:highlight w:val="yellow"/>
          </w:rPr>
          <w:delText xml:space="preserve">Literature </w:delText>
        </w:r>
        <w:commentRangeStart w:id="1398"/>
        <w:r w:rsidRPr="00643843" w:rsidDel="00E40E01">
          <w:rPr>
            <w:highlight w:val="yellow"/>
          </w:rPr>
          <w:delText>Review</w:delText>
        </w:r>
        <w:commentRangeEnd w:id="1398"/>
        <w:r w:rsidDel="00E40E01">
          <w:rPr>
            <w:rStyle w:val="CommentReference"/>
            <w:rFonts w:eastAsia="SimSun" w:cs="Times New Roman"/>
            <w:noProof/>
            <w:color w:val="000000"/>
            <w:lang w:eastAsia="zh-CN"/>
          </w:rPr>
          <w:commentReference w:id="1398"/>
        </w:r>
        <w:r w:rsidRPr="00D63A33" w:rsidDel="00E40E01">
          <w:br/>
          <w:delText>−       </w:delText>
        </w:r>
        <w:commentRangeStart w:id="1399"/>
        <w:r w:rsidRPr="00D63A33" w:rsidDel="00E40E01">
          <w:delText>My comment in the previous round regarding the organization of the literature review section was only partially addressed. Unfortunately, this section is still very long, taking up almost as many as 6 pages. I believe this can be reduced to no more than two pages, while maintaining the most critical information.</w:delText>
        </w:r>
        <w:r w:rsidRPr="00D63A33" w:rsidDel="00E40E01">
          <w:br/>
        </w:r>
        <w:commentRangeEnd w:id="1399"/>
        <w:r w:rsidDel="00E40E01">
          <w:rPr>
            <w:rStyle w:val="CommentReference"/>
            <w:rFonts w:eastAsia="SimSun" w:cs="Times New Roman"/>
            <w:noProof/>
            <w:color w:val="000000"/>
            <w:lang w:eastAsia="zh-CN"/>
          </w:rPr>
          <w:commentReference w:id="1399"/>
        </w:r>
        <w:r w:rsidRPr="00D63A33" w:rsidDel="00E40E01">
          <w:br/>
          <w:delText xml:space="preserve">For example, is there a need for </w:delText>
        </w:r>
        <w:commentRangeStart w:id="1400"/>
        <w:r w:rsidRPr="00D63A33" w:rsidDel="00E40E01">
          <w:delText>section 2.1 to delve so deeply into the old models of bankruptcies, especially considering that these are not directly related to hospitals? Perhaps this information can be summarized in 1-2 concise paragraphs. You can relegate the rest of the information—that would not be critical for the reader—to the online appendix (e.g., equations along with the slope coefficients, the specific type of regression model used in Ohlson, etc.)</w:delText>
        </w:r>
        <w:r w:rsidRPr="00D63A33" w:rsidDel="00E40E01">
          <w:br/>
        </w:r>
        <w:commentRangeEnd w:id="1400"/>
        <w:r w:rsidDel="00E40E01">
          <w:rPr>
            <w:rStyle w:val="CommentReference"/>
            <w:rFonts w:eastAsia="SimSun" w:cs="Times New Roman"/>
            <w:noProof/>
            <w:color w:val="000000"/>
            <w:lang w:eastAsia="zh-CN"/>
          </w:rPr>
          <w:commentReference w:id="1400"/>
        </w:r>
        <w:r w:rsidRPr="00D63A33" w:rsidDel="00E40E01">
          <w:br/>
          <w:delText>−       </w:delText>
        </w:r>
        <w:commentRangeStart w:id="1401"/>
        <w:r w:rsidRPr="00D63A33" w:rsidDel="00E40E01">
          <w:delText>In doing so, please be sure to retain information in terms of the key limitations of the existing models and how your proposed approach overcomes those limitations. Currently, key information such as the following is lost in the weeds: "None of these models include time-lagged variables for prediction, thus they are purely explanatory."</w:delText>
        </w:r>
        <w:r w:rsidRPr="00D63A33" w:rsidDel="00E40E01">
          <w:br/>
        </w:r>
        <w:commentRangeEnd w:id="1401"/>
        <w:r w:rsidDel="00E40E01">
          <w:rPr>
            <w:rStyle w:val="CommentReference"/>
            <w:rFonts w:eastAsia="SimSun" w:cs="Times New Roman"/>
            <w:noProof/>
            <w:color w:val="000000"/>
            <w:lang w:eastAsia="zh-CN"/>
          </w:rPr>
          <w:commentReference w:id="1401"/>
        </w:r>
        <w:r w:rsidRPr="00D63A33" w:rsidDel="00E40E01">
          <w:br/>
          <w:delText>−       Upon further examination, it appears that there is not sufficient content under "</w:delText>
        </w:r>
        <w:commentRangeStart w:id="1402"/>
        <w:r w:rsidRPr="00D63A33" w:rsidDel="00E40E01">
          <w:delText>external factors" to justify its own headline. Perhaps, these can be presented under a joint subtitle named "internal and external factors …"?</w:delText>
        </w:r>
        <w:r w:rsidRPr="00D63A33" w:rsidDel="00E40E01">
          <w:br/>
        </w:r>
        <w:commentRangeEnd w:id="1402"/>
        <w:r w:rsidDel="00E40E01">
          <w:rPr>
            <w:rStyle w:val="CommentReference"/>
            <w:rFonts w:eastAsia="SimSun" w:cs="Times New Roman"/>
            <w:noProof/>
            <w:color w:val="000000"/>
            <w:lang w:eastAsia="zh-CN"/>
          </w:rPr>
          <w:commentReference w:id="1402"/>
        </w:r>
        <w:r w:rsidRPr="00D63A33" w:rsidDel="00E40E01">
          <w:br/>
          <w:delText>Methods</w:delText>
        </w:r>
        <w:r w:rsidRPr="00D63A33" w:rsidDel="00E40E01">
          <w:br/>
          <w:delText xml:space="preserve">−       There are many </w:delText>
        </w:r>
        <w:commentRangeStart w:id="1403"/>
        <w:r w:rsidRPr="00643843" w:rsidDel="00E40E01">
          <w:rPr>
            <w:highlight w:val="yellow"/>
          </w:rPr>
          <w:delText>redundancies</w:delText>
        </w:r>
        <w:commentRangeEnd w:id="1403"/>
        <w:r w:rsidDel="00E40E01">
          <w:rPr>
            <w:rStyle w:val="CommentReference"/>
            <w:rFonts w:eastAsia="SimSun" w:cs="Times New Roman"/>
            <w:noProof/>
            <w:color w:val="000000"/>
            <w:lang w:eastAsia="zh-CN"/>
          </w:rPr>
          <w:commentReference w:id="1403"/>
        </w:r>
        <w:r w:rsidRPr="00D63A33" w:rsidDel="00E40E01">
          <w:delText xml:space="preserve"> in other areas of the paper as well including section 4: Methods and Models. If I understand correctly, logistic regression is your main model (section 4.4.1. Method 1). The introduction of sections 4.4.2, 4.4.3 and 4.4.4 under Methods and Models is adding redundancy. Please remove these here. Rather, explain all alternative models that you have used, along with a comparison of the model performance diagnostics, later on in the paper. Specific details regarding the modeling assumptions of these extensions can also be moved to the online appendix (e.g., Figures 2 and 3). Do not let these additional "excursions" to distract the reader from the main goal of the study.</w:delText>
        </w:r>
        <w:r w:rsidRPr="00D63A33" w:rsidDel="00E40E01">
          <w:br/>
        </w:r>
        <w:r w:rsidRPr="00D63A33" w:rsidDel="00E40E01">
          <w:br/>
          <w:delText>Results</w:delText>
        </w:r>
        <w:r w:rsidRPr="00D63A33" w:rsidDel="00E40E01">
          <w:br/>
          <w:delText xml:space="preserve">−       The same logic applies to section 5: Results. I </w:delText>
        </w:r>
        <w:commentRangeStart w:id="1404"/>
        <w:r w:rsidRPr="00643843" w:rsidDel="00E40E01">
          <w:rPr>
            <w:highlight w:val="yellow"/>
          </w:rPr>
          <w:delText>sugges</w:delText>
        </w:r>
        <w:r w:rsidRPr="00D63A33" w:rsidDel="00E40E01">
          <w:delText>t</w:delText>
        </w:r>
        <w:commentRangeEnd w:id="1404"/>
        <w:r w:rsidDel="00E40E01">
          <w:rPr>
            <w:rStyle w:val="CommentReference"/>
            <w:rFonts w:eastAsia="SimSun" w:cs="Times New Roman"/>
            <w:noProof/>
            <w:color w:val="000000"/>
            <w:lang w:eastAsia="zh-CN"/>
          </w:rPr>
          <w:commentReference w:id="1404"/>
        </w:r>
        <w:r w:rsidRPr="00D63A33" w:rsidDel="00E40E01">
          <w:delText xml:space="preserve"> starting this section with the interpretation of the main findings (i.e., related to the main logistic regression model.) Having explained and interpreted that model, you can then move on to the rest of the models (Altman, etc.) But even when doing that, I don't believe there is a need for each additional model to have its own subsection. These are currently taking up a lot of space in the paper, while not contributing much to the main goal of the study. Rather, present a single table where the performance of ALL models can be compared side-side-by-side. This is currently an impossible task for the reader. Make it easy for the reader to digest the findings.</w:delText>
        </w:r>
        <w:r w:rsidRPr="00D63A33" w:rsidDel="00E40E01">
          <w:br/>
        </w:r>
        <w:r w:rsidRPr="00D63A33" w:rsidDel="00E40E01">
          <w:br/>
          <w:delText xml:space="preserve">−       Perhaps there is </w:delText>
        </w:r>
        <w:r w:rsidRPr="00643843" w:rsidDel="00E40E01">
          <w:rPr>
            <w:highlight w:val="yellow"/>
          </w:rPr>
          <w:delText>no need to present the diagnostic metrics across all splitting thr</w:delText>
        </w:r>
        <w:r w:rsidRPr="00D63A33" w:rsidDel="00E40E01">
          <w:delText>esholds (the rest can go into Online Appendix). Choose one threshold and compare all the models side-by-side in one single table.</w:delText>
        </w:r>
        <w:r w:rsidRPr="00D63A33" w:rsidDel="00E40E01">
          <w:br/>
        </w:r>
        <w:r w:rsidRPr="00D63A33" w:rsidDel="00E40E01">
          <w:br/>
          <w:delText xml:space="preserve">−       I </w:delText>
        </w:r>
        <w:r w:rsidRPr="00643843" w:rsidDel="00E40E01">
          <w:rPr>
            <w:highlight w:val="yellow"/>
          </w:rPr>
          <w:delText xml:space="preserve">don't believe there is a need to show the slope coefficients for models other than the main logistic regression </w:delText>
        </w:r>
        <w:commentRangeStart w:id="1405"/>
        <w:r w:rsidRPr="00643843" w:rsidDel="00E40E01">
          <w:rPr>
            <w:highlight w:val="yellow"/>
          </w:rPr>
          <w:delText>model</w:delText>
        </w:r>
        <w:commentRangeEnd w:id="1405"/>
        <w:r w:rsidDel="00E40E01">
          <w:rPr>
            <w:rStyle w:val="CommentReference"/>
            <w:rFonts w:eastAsia="SimSun" w:cs="Times New Roman"/>
            <w:noProof/>
            <w:color w:val="000000"/>
            <w:lang w:eastAsia="zh-CN"/>
          </w:rPr>
          <w:commentReference w:id="1405"/>
        </w:r>
        <w:r w:rsidRPr="00643843" w:rsidDel="00E40E01">
          <w:rPr>
            <w:highlight w:val="yellow"/>
          </w:rPr>
          <w:delText>.</w:delText>
        </w:r>
        <w:r w:rsidRPr="00D63A33" w:rsidDel="00E40E01">
          <w:delText xml:space="preserve"> That is, Table 9 can be moved to online appendix. Same goes for Table 11 and the bottom half of Table 10. Relatedly, Table titles are confusing and not indicative of the particular model being presented. Again, make the task easier for the reader (not harder).</w:delText>
        </w:r>
        <w:r w:rsidRPr="00D63A33" w:rsidDel="00E40E01">
          <w:br/>
        </w:r>
        <w:r w:rsidRPr="00D63A33" w:rsidDel="00E40E01">
          <w:br/>
          <w:delText xml:space="preserve">−       Figure 4 is expected to provide a comparison of the performance diagnostics across different predictive models. But unfortunately, it does not achieve it job. As I had suggested in the previous round, </w:delText>
        </w:r>
        <w:r w:rsidRPr="00643843" w:rsidDel="00E40E01">
          <w:rPr>
            <w:highlight w:val="yellow"/>
          </w:rPr>
          <w:delText xml:space="preserve">the confusion matrix information may best be shown in % terms (rather than raw numbers.) For example, to understand the specificity and sensitivity of each model in this figure, a reader needs to conduct laborious calculations. A visualization is expected to reduce the time to insights and this figure is not delivering on </w:delText>
        </w:r>
        <w:commentRangeStart w:id="1406"/>
        <w:r w:rsidRPr="00643843" w:rsidDel="00E40E01">
          <w:rPr>
            <w:highlight w:val="yellow"/>
          </w:rPr>
          <w:delText>that</w:delText>
        </w:r>
        <w:commentRangeEnd w:id="1406"/>
        <w:r w:rsidDel="00E40E01">
          <w:rPr>
            <w:rStyle w:val="CommentReference"/>
            <w:rFonts w:eastAsia="SimSun" w:cs="Times New Roman"/>
            <w:noProof/>
            <w:color w:val="000000"/>
            <w:lang w:eastAsia="zh-CN"/>
          </w:rPr>
          <w:commentReference w:id="1406"/>
        </w:r>
        <w:r w:rsidRPr="00643843" w:rsidDel="00E40E01">
          <w:rPr>
            <w:highlight w:val="yellow"/>
          </w:rPr>
          <w:delText>.</w:delText>
        </w:r>
        <w:r w:rsidRPr="00D63A33" w:rsidDel="00E40E01">
          <w:br/>
          <w:delText>Discussion</w:delText>
        </w:r>
        <w:r w:rsidRPr="00D63A33" w:rsidDel="00E40E01">
          <w:br/>
        </w:r>
        <w:r w:rsidRPr="00D63A33" w:rsidDel="00E40E01">
          <w:br/>
          <w:delText xml:space="preserve">−       The </w:delText>
        </w:r>
        <w:r w:rsidRPr="00732432" w:rsidDel="00E40E01">
          <w:rPr>
            <w:highlight w:val="yellow"/>
          </w:rPr>
          <w:delText>discussion section is a bit too broad, lacking key actionable insights</w:delText>
        </w:r>
        <w:r w:rsidRPr="00D63A33" w:rsidDel="00E40E01">
          <w:delText xml:space="preserve">. Once you have trimmed down the literview, methods and results section, you may also </w:delText>
        </w:r>
        <w:r w:rsidRPr="00732432" w:rsidDel="00E40E01">
          <w:rPr>
            <w:highlight w:val="yellow"/>
          </w:rPr>
          <w:delText xml:space="preserve">consider expanding the discussion section a bit. For example, basic metrics such as the predictive power of the main logistic regression model are currently missing (i.e., 84% accuracy). What about the interpretative nature of your predictions? Help the reader understand the main factors at play in predicting hospital </w:delText>
        </w:r>
        <w:commentRangeStart w:id="1407"/>
        <w:commentRangeStart w:id="1408"/>
        <w:r w:rsidRPr="00732432" w:rsidDel="00E40E01">
          <w:rPr>
            <w:highlight w:val="yellow"/>
          </w:rPr>
          <w:delText>bankruptcies</w:delText>
        </w:r>
        <w:commentRangeEnd w:id="1407"/>
        <w:r w:rsidDel="00E40E01">
          <w:rPr>
            <w:rStyle w:val="CommentReference"/>
            <w:rFonts w:eastAsia="SimSun" w:cs="Times New Roman"/>
            <w:noProof/>
            <w:color w:val="000000"/>
            <w:lang w:eastAsia="zh-CN"/>
          </w:rPr>
          <w:commentReference w:id="1407"/>
        </w:r>
        <w:commentRangeEnd w:id="1408"/>
        <w:r w:rsidDel="00E40E01">
          <w:rPr>
            <w:rStyle w:val="CommentReference"/>
            <w:rFonts w:eastAsia="SimSun" w:cs="Times New Roman"/>
            <w:noProof/>
            <w:color w:val="000000"/>
            <w:lang w:eastAsia="zh-CN"/>
          </w:rPr>
          <w:commentReference w:id="1408"/>
        </w:r>
        <w:r w:rsidRPr="00D63A33" w:rsidDel="00E40E01">
          <w:delText>.</w:delText>
        </w:r>
        <w:r w:rsidRPr="00D63A33" w:rsidDel="00E40E01">
          <w:br/>
        </w:r>
        <w:r w:rsidRPr="00D63A33" w:rsidDel="00E40E01">
          <w:br/>
          <w:delText>−       The same shortcoming applies to the abstract section (</w:delText>
        </w:r>
        <w:r w:rsidRPr="00732432" w:rsidDel="00E40E01">
          <w:rPr>
            <w:highlight w:val="yellow"/>
          </w:rPr>
          <w:delText>lacking substance).</w:delText>
        </w:r>
        <w:r w:rsidRPr="00D63A33" w:rsidDel="00E40E01">
          <w:br/>
        </w:r>
        <w:r w:rsidRPr="00D63A33" w:rsidDel="00E40E01">
          <w:br/>
          <w:delText>3.      Other Areas of Improvement</w:delText>
        </w:r>
        <w:r w:rsidRPr="00D63A33" w:rsidDel="00E40E01">
          <w:br/>
          <w:delText xml:space="preserve">−       On p. 4 and elsewhere, please </w:delText>
        </w:r>
        <w:commentRangeStart w:id="1409"/>
        <w:r w:rsidRPr="00D63A33" w:rsidDel="00E40E01">
          <w:delText>refrain from adding quotation marks around Z′-score and Z″-score.</w:delText>
        </w:r>
        <w:r w:rsidRPr="00D63A33" w:rsidDel="00E40E01">
          <w:br/>
        </w:r>
        <w:commentRangeEnd w:id="1409"/>
        <w:r w:rsidDel="00E40E01">
          <w:rPr>
            <w:rStyle w:val="CommentReference"/>
            <w:rFonts w:eastAsia="SimSun" w:cs="Times New Roman"/>
            <w:noProof/>
            <w:color w:val="000000"/>
            <w:lang w:eastAsia="zh-CN"/>
          </w:rPr>
          <w:commentReference w:id="1409"/>
        </w:r>
        <w:r w:rsidRPr="00D63A33" w:rsidDel="00E40E01">
          <w:br/>
          <w:delText xml:space="preserve">−       Section 3 is titled as "methods" and section 4 as "methods and models." The inclusion of "methods" in both seems a bit </w:delText>
        </w:r>
        <w:commentRangeStart w:id="1410"/>
        <w:r w:rsidRPr="00D63A33" w:rsidDel="00E40E01">
          <w:delText>repetitive.</w:delText>
        </w:r>
        <w:r w:rsidRPr="00D63A33" w:rsidDel="00E40E01">
          <w:br/>
        </w:r>
        <w:r w:rsidRPr="00D63A33" w:rsidDel="00E40E01">
          <w:br/>
        </w:r>
        <w:commentRangeEnd w:id="1410"/>
        <w:r w:rsidDel="00E40E01">
          <w:rPr>
            <w:rStyle w:val="CommentReference"/>
            <w:rFonts w:eastAsia="SimSun" w:cs="Times New Roman"/>
            <w:noProof/>
            <w:color w:val="000000"/>
            <w:lang w:eastAsia="zh-CN"/>
          </w:rPr>
          <w:commentReference w:id="1410"/>
        </w:r>
        <w:r w:rsidRPr="00D63A33" w:rsidDel="00E40E01">
          <w:delText>−       The acronym "BRKFSST" does not seem to be spelled out anywhere in the paper.</w:delText>
        </w:r>
        <w:r w:rsidRPr="00D63A33" w:rsidDel="00E40E01">
          <w:br/>
        </w:r>
        <w:r w:rsidRPr="00D63A33" w:rsidDel="00E40E01">
          <w:br/>
          <w:delText xml:space="preserve">−       On p. 4, this whole sentence is </w:delText>
        </w:r>
        <w:commentRangeStart w:id="1411"/>
        <w:r w:rsidRPr="00D63A33" w:rsidDel="00E40E01">
          <w:delText>repeated twice. P</w:delText>
        </w:r>
        <w:commentRangeEnd w:id="1411"/>
        <w:r w:rsidDel="00E40E01">
          <w:rPr>
            <w:rStyle w:val="CommentReference"/>
            <w:rFonts w:eastAsia="SimSun" w:cs="Times New Roman"/>
            <w:noProof/>
            <w:color w:val="000000"/>
            <w:lang w:eastAsia="zh-CN"/>
          </w:rPr>
          <w:commentReference w:id="1411"/>
        </w:r>
        <w:r w:rsidRPr="00D63A33" w:rsidDel="00E40E01">
          <w:delText>lease delete the redundant sentence. "The mwmote algorithm is a technique that addresses hard-to-learn minority classes (e.g., noisy data) by identifying them, assigning importance weights to them based on their Euclidean distance from the majority class in feature space, and then generating synthetic observations similar such that samples lie within some minority class cluster (e.g., they are representative of the minority [39].)"</w:delText>
        </w:r>
        <w:r w:rsidRPr="00D63A33" w:rsidDel="00E40E01">
          <w:br/>
        </w:r>
        <w:r w:rsidRPr="00D63A33" w:rsidDel="00E40E01">
          <w:br/>
          <w:delText xml:space="preserve">−       You may </w:delText>
        </w:r>
        <w:commentRangeStart w:id="1412"/>
        <w:r w:rsidRPr="00D63A33" w:rsidDel="00E40E01">
          <w:delText>drop section 4.3</w:delText>
        </w:r>
        <w:commentRangeEnd w:id="1412"/>
        <w:r w:rsidDel="00E40E01">
          <w:rPr>
            <w:rStyle w:val="CommentReference"/>
            <w:rFonts w:eastAsia="SimSun" w:cs="Times New Roman"/>
            <w:noProof/>
            <w:color w:val="000000"/>
            <w:lang w:eastAsia="zh-CN"/>
          </w:rPr>
          <w:commentReference w:id="1412"/>
        </w:r>
        <w:r w:rsidRPr="00D63A33" w:rsidDel="00E40E01">
          <w:delText xml:space="preserve"> and simply explain it later.</w:delText>
        </w:r>
        <w:r w:rsidRPr="00D63A33" w:rsidDel="00E40E01">
          <w:br/>
        </w:r>
        <w:r w:rsidRPr="00D63A33" w:rsidDel="00E40E01">
          <w:br/>
          <w:delText>Hope you find my comments helpful in furthering the impact of the paper. Best of luck!</w:delText>
        </w:r>
        <w:r w:rsidRPr="00D63A33" w:rsidDel="00E40E01">
          <w:br/>
        </w:r>
        <w:r w:rsidRPr="00D63A33" w:rsidDel="00E40E01">
          <w:br/>
        </w:r>
        <w:r w:rsidRPr="00D63A33" w:rsidDel="00E40E01">
          <w:br/>
        </w:r>
        <w:r w:rsidRPr="00D63A33" w:rsidDel="00E40E01">
          <w:br/>
          <w:delText>Reviewer #2: Review Report for "The Predictive Factors of Hospital Bankruptcy - A Multi-Model Comparison"</w:delText>
        </w:r>
        <w:r w:rsidRPr="00D63A33" w:rsidDel="00E40E01">
          <w:br/>
          <w:delText xml:space="preserve">I, referred to R2 in the review team, read the revised version of this paper with great interest. I commend the authors for their time and efforts in revising it. My comments on the empirical analysis from the previous round have been addressed in this revision, some of my comments persist. To be fair to the authors and in the interest of convergence, I limit my comments to the authors' responses to my comments from the previous </w:delText>
        </w:r>
        <w:commentRangeStart w:id="1413"/>
        <w:r w:rsidRPr="00D63A33" w:rsidDel="00E40E01">
          <w:delText>round</w:delText>
        </w:r>
        <w:commentRangeEnd w:id="1413"/>
        <w:r w:rsidDel="00E40E01">
          <w:rPr>
            <w:rStyle w:val="CommentReference"/>
            <w:rFonts w:eastAsia="SimSun" w:cs="Times New Roman"/>
            <w:noProof/>
            <w:color w:val="000000"/>
            <w:lang w:eastAsia="zh-CN"/>
          </w:rPr>
          <w:commentReference w:id="1413"/>
        </w:r>
        <w:r w:rsidRPr="00D63A33" w:rsidDel="00E40E01">
          <w:delText>.</w:delText>
        </w:r>
        <w:r w:rsidRPr="00D63A33" w:rsidDel="00E40E01">
          <w:br/>
          <w:delText>1.      Factors Explanation and Justification</w:delText>
        </w:r>
        <w:r w:rsidRPr="00D63A33" w:rsidDel="00E40E01">
          <w:br/>
          <w:delText xml:space="preserve">Thank the authors' attention on this matter and providing explanation for quality star in the revised manuscript. In terms of the explanation for variables included in the model, the authors stated that it's omitted for sake of brevity, </w:delText>
        </w:r>
        <w:commentRangeStart w:id="1414"/>
        <w:r w:rsidRPr="00D63A33" w:rsidDel="00E40E01">
          <w:delText>I am fine with it.</w:delText>
        </w:r>
        <w:r w:rsidRPr="00D63A33" w:rsidDel="00E40E01">
          <w:br/>
        </w:r>
        <w:commentRangeEnd w:id="1414"/>
        <w:r w:rsidDel="00E40E01">
          <w:rPr>
            <w:rStyle w:val="CommentReference"/>
            <w:rFonts w:eastAsia="SimSun" w:cs="Times New Roman"/>
            <w:noProof/>
            <w:color w:val="000000"/>
            <w:lang w:eastAsia="zh-CN"/>
          </w:rPr>
          <w:commentReference w:id="1414"/>
        </w:r>
        <w:r w:rsidDel="00E40E01">
          <w:delText>Than</w:delText>
        </w:r>
        <w:r w:rsidRPr="00D63A33" w:rsidDel="00E40E01">
          <w:delText>2.      Research Design - Sampling and models</w:delText>
        </w:r>
        <w:r w:rsidRPr="00D63A33" w:rsidDel="00E40E01">
          <w:br/>
          <w:delText xml:space="preserve">For my comments on the data structure, the authors provided justification of using short-t as the factors. To clarify, as stated in the previous round, my question is not how many lags are used (I agree with your argument around temporal effect), but why only using 3 years-data for any hospital in the sample. Based on the authors' description, for any hospital, year y-2 and year y-1 variables are included as factors, the right side of the equation, year y bankruptcy outcome is on the left side of the model. Then essentially, one observation for any hospital in the dataset. </w:delText>
        </w:r>
        <w:commentRangeStart w:id="1415"/>
        <w:r w:rsidRPr="00D63A33" w:rsidDel="00E40E01">
          <w:delText>How can the authors impose fixed effects at the hospital level in the model when there is no variation within groups?</w:delText>
        </w:r>
        <w:r w:rsidRPr="00D63A33" w:rsidDel="00E40E01">
          <w:br/>
          <w:delText>My question is the same as AE Comment 1. Why cannot the observations before the bankruptcy of hospitals be included? For example, hospital A announced bankruptcy in 2020. The current model specification only includes predictors in 2019 and 2018 to predict bankruptcy=1 in year 2020. Then why did the authors not include predictors in 2018 and 2017 to predict bankruptcy=0 in year 2019?</w:delText>
        </w:r>
        <w:r w:rsidRPr="00D63A33" w:rsidDel="00E40E01">
          <w:br/>
        </w:r>
        <w:commentRangeEnd w:id="1415"/>
        <w:r w:rsidDel="00E40E01">
          <w:rPr>
            <w:rStyle w:val="CommentReference"/>
            <w:rFonts w:eastAsia="SimSun" w:cs="Times New Roman"/>
            <w:noProof/>
            <w:color w:val="000000"/>
            <w:lang w:eastAsia="zh-CN"/>
          </w:rPr>
          <w:commentReference w:id="1415"/>
        </w:r>
        <w:r w:rsidRPr="00D63A33" w:rsidDel="00E40E01">
          <w:delText>A minor issue here, the authors cited Ohlson [13], which is not included in the reference link, unless the authors meant the 10th reference in the list.</w:delText>
        </w:r>
        <w:r w:rsidRPr="00D63A33" w:rsidDel="00E40E01">
          <w:br/>
          <w:delText>3.      Summary statistics for variables.</w:delText>
        </w:r>
        <w:r w:rsidRPr="00D63A33" w:rsidDel="00E40E01">
          <w:br/>
          <w:delText>The authors stated that Quality Star=3 is omitted in the summary statistics table as it's the reference level in the model. I would like to clarify my comment here. I understand one level in a categorical variable needs to be the base in any analysis model. However, this is a summary statistics model, which provides basic descriptive information of each variable, regardless of if it's omitted in the analysis model or not.</w:delText>
        </w:r>
        <w:r w:rsidRPr="00D63A33" w:rsidDel="00E40E01">
          <w:br/>
          <w:delText xml:space="preserve">I also understand ordinal variables are typically treated as categorical variables when the levels are fewer. </w:delText>
        </w:r>
        <w:commentRangeStart w:id="1416"/>
        <w:r w:rsidRPr="00D63A33" w:rsidDel="00E40E01">
          <w:delText>My comment here is why dummy variables are coded for both Quality=4, Quality=5, and Quality=4/5. If they are included in the model, it creates collinearity problems as the authors mentioned. So what is the rational to include all three variables in the model? Consider a hospital rated as quality star=4, the following coded variables are included in the model, (quality=1)=0, (quality=2)=0, (quality=4)=1, (quality=5)=0, and (quality=4/5)=1. The information here is redundant. (quality=4), (quality=5), and (quality=4/5) are perfect collinear as (quality=4)+, (quality=5)=(quality=4/5), a linear combination in the matrix.</w:delText>
        </w:r>
        <w:commentRangeEnd w:id="1416"/>
        <w:r w:rsidDel="00E40E01">
          <w:rPr>
            <w:rStyle w:val="CommentReference"/>
            <w:rFonts w:eastAsia="SimSun" w:cs="Times New Roman"/>
            <w:noProof/>
            <w:color w:val="000000"/>
            <w:lang w:eastAsia="zh-CN"/>
          </w:rPr>
          <w:commentReference w:id="1416"/>
        </w:r>
        <w:r w:rsidRPr="00D63A33" w:rsidDel="00E40E01">
          <w:br/>
          <w:delText xml:space="preserve">In closing, I appreciate the authors' efforts in the last round of revision. I hope the authors can address the remaining </w:delText>
        </w:r>
        <w:commentRangeStart w:id="1417"/>
        <w:r w:rsidRPr="00D63A33" w:rsidDel="00E40E01">
          <w:delText>concerns</w:delText>
        </w:r>
        <w:commentRangeEnd w:id="1417"/>
        <w:r w:rsidDel="00E40E01">
          <w:rPr>
            <w:rStyle w:val="CommentReference"/>
            <w:rFonts w:eastAsia="SimSun" w:cs="Times New Roman"/>
            <w:noProof/>
            <w:color w:val="000000"/>
            <w:lang w:eastAsia="zh-CN"/>
          </w:rPr>
          <w:commentReference w:id="1417"/>
        </w:r>
        <w:r w:rsidRPr="00D63A33" w:rsidDel="00E40E01">
          <w:delText>.</w:delText>
        </w:r>
        <w:r w:rsidRPr="00D63A33" w:rsidDel="00E40E01">
          <w:br/>
        </w:r>
      </w:del>
    </w:p>
    <w:p w14:paraId="79534C49" w14:textId="77777777" w:rsidR="00BE5DA6" w:rsidRDefault="00BE5DA6" w:rsidP="00BE5DA6">
      <w:pPr>
        <w:ind w:firstLine="0"/>
      </w:pPr>
    </w:p>
    <w:p w14:paraId="0BA291E5" w14:textId="77777777" w:rsidR="00BE5DA6" w:rsidRDefault="00BE5DA6" w:rsidP="00BE5DA6">
      <w:pPr>
        <w:ind w:firstLine="0"/>
      </w:pPr>
    </w:p>
    <w:p w14:paraId="76C3BDF4" w14:textId="77777777" w:rsidR="00BE5DA6" w:rsidRDefault="00BE5DA6" w:rsidP="00BE5DA6">
      <w:pPr>
        <w:ind w:firstLine="0"/>
      </w:pPr>
    </w:p>
    <w:p w14:paraId="4E5B2995" w14:textId="77777777" w:rsidR="00BE5DA6" w:rsidRDefault="00BE5DA6" w:rsidP="00BE5DA6">
      <w:pPr>
        <w:ind w:firstLine="0"/>
      </w:pPr>
    </w:p>
    <w:p w14:paraId="1A57215B" w14:textId="77777777" w:rsidR="00BE5DA6" w:rsidRDefault="00BE5DA6" w:rsidP="00BE5DA6">
      <w:pPr>
        <w:ind w:firstLine="0"/>
      </w:pPr>
    </w:p>
    <w:p w14:paraId="1BA76CF0" w14:textId="77777777" w:rsidR="00BE5DA6" w:rsidRDefault="00BE5DA6" w:rsidP="00BE5DA6">
      <w:pPr>
        <w:ind w:firstLine="0"/>
      </w:pPr>
    </w:p>
    <w:p w14:paraId="7D9AC40E" w14:textId="77777777" w:rsidR="00BE5DA6" w:rsidDel="00A87DA1" w:rsidRDefault="00BE5DA6" w:rsidP="00A87DA1">
      <w:pPr>
        <w:ind w:firstLine="0"/>
        <w:rPr>
          <w:del w:id="1418" w:author="Brad Beauvais" w:date="2025-05-23T10:04:00Z" w16du:dateUtc="2025-05-23T15:04:00Z"/>
        </w:rPr>
      </w:pPr>
    </w:p>
    <w:p w14:paraId="5DD460F8" w14:textId="77777777" w:rsidR="00A87DA1" w:rsidRDefault="00A87DA1">
      <w:pPr>
        <w:ind w:firstLine="0"/>
        <w:rPr>
          <w:ins w:id="1419" w:author="Brad Beauvais" w:date="2025-05-23T10:05:00Z" w16du:dateUtc="2025-05-23T15:05:00Z"/>
        </w:rPr>
        <w:pPrChange w:id="1420" w:author="Brad Beauvais" w:date="2025-05-23T10:04:00Z" w16du:dateUtc="2025-05-23T15:04:00Z">
          <w:pPr/>
        </w:pPrChange>
      </w:pPr>
    </w:p>
    <w:p w14:paraId="718D76B5" w14:textId="5F2793B2" w:rsidR="00D63A33" w:rsidRPr="009D3351" w:rsidRDefault="00D63A33" w:rsidP="00F54435">
      <w:pPr>
        <w:ind w:firstLine="0"/>
      </w:pPr>
    </w:p>
    <w:sectPr w:rsidR="00D63A33" w:rsidRPr="009D3351" w:rsidSect="00D63A33">
      <w:headerReference w:type="even" r:id="rId59"/>
      <w:headerReference w:type="default" r:id="rId60"/>
      <w:footerReference w:type="even" r:id="rId61"/>
      <w:footerReference w:type="default" r:id="rId62"/>
      <w:headerReference w:type="first" r:id="rId63"/>
      <w:footerReference w:type="first" r:id="rId64"/>
      <w:type w:val="continuous"/>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4" w:author="Zo Ramamonjiarivelo" w:date="2025-05-22T20:48:00Z" w:initials="ZR">
    <w:p w14:paraId="02EAA361" w14:textId="77777777" w:rsidR="003418A0" w:rsidRDefault="003418A0" w:rsidP="00EE4A77">
      <w:pPr>
        <w:pStyle w:val="CommentText"/>
        <w:ind w:firstLine="0"/>
        <w:jc w:val="left"/>
      </w:pPr>
      <w:r>
        <w:rPr>
          <w:rStyle w:val="CommentReference"/>
        </w:rPr>
        <w:annotationRef/>
      </w:r>
      <w:r>
        <w:t>I am not sure about the citation style. Sometimes we se numbers and sometimes APA</w:t>
      </w:r>
    </w:p>
  </w:comment>
  <w:comment w:id="65" w:author="Brad Beauvais" w:date="2025-05-23T09:56:00Z" w:initials="BB">
    <w:p w14:paraId="2B37B580" w14:textId="77777777" w:rsidR="00A87DA1" w:rsidRDefault="00A87DA1" w:rsidP="00A87DA1">
      <w:pPr>
        <w:pStyle w:val="CommentText"/>
        <w:ind w:firstLine="0"/>
        <w:jc w:val="left"/>
      </w:pPr>
      <w:r>
        <w:rPr>
          <w:rStyle w:val="CommentReference"/>
        </w:rPr>
        <w:annotationRef/>
      </w:r>
      <w:r>
        <w:t>I think including the years adds perspective on how literature on this topic evolved over time.</w:t>
      </w:r>
    </w:p>
  </w:comment>
  <w:comment w:id="1396" w:author="Shanmugam, Ram" w:date="2025-05-12T09:11:00Z" w:initials="RS">
    <w:p w14:paraId="010AF49B" w14:textId="77777777" w:rsidR="00BE5DA6" w:rsidRDefault="00BE5DA6" w:rsidP="00BE5DA6">
      <w:pPr>
        <w:pStyle w:val="CommentText"/>
        <w:ind w:firstLine="0"/>
        <w:jc w:val="left"/>
      </w:pPr>
      <w:r>
        <w:rPr>
          <w:rStyle w:val="CommentReference"/>
        </w:rPr>
        <w:annotationRef/>
      </w:r>
      <w:r>
        <w:t xml:space="preserve">Larry might know this time indicator “t” or “t=1”. </w:t>
      </w:r>
    </w:p>
  </w:comment>
  <w:comment w:id="1397" w:author="Shanmugam, Ram" w:date="2025-05-12T09:12:00Z" w:initials="RS">
    <w:p w14:paraId="1C568161" w14:textId="77777777" w:rsidR="00BE5DA6" w:rsidRDefault="00BE5DA6" w:rsidP="00BE5DA6">
      <w:pPr>
        <w:pStyle w:val="CommentText"/>
        <w:ind w:firstLine="0"/>
        <w:jc w:val="left"/>
      </w:pPr>
      <w:r>
        <w:rPr>
          <w:rStyle w:val="CommentReference"/>
        </w:rPr>
        <w:annotationRef/>
      </w:r>
      <w:r>
        <w:t>Thank you to Reviewer 1.</w:t>
      </w:r>
    </w:p>
  </w:comment>
  <w:comment w:id="1398" w:author="Shanmugam, Ram" w:date="2025-05-12T10:06:00Z" w:initials="RS">
    <w:p w14:paraId="3DAE1A04" w14:textId="77777777" w:rsidR="00BE5DA6" w:rsidRDefault="00BE5DA6" w:rsidP="00BE5DA6">
      <w:pPr>
        <w:pStyle w:val="CommentText"/>
        <w:ind w:firstLine="0"/>
        <w:jc w:val="left"/>
      </w:pPr>
      <w:r>
        <w:rPr>
          <w:rStyle w:val="CommentReference"/>
        </w:rPr>
        <w:annotationRef/>
      </w:r>
      <w:r>
        <w:t xml:space="preserve">Brad: Please add two or more references and cite them. I can do this. Your choices would be apt. </w:t>
      </w:r>
    </w:p>
  </w:comment>
  <w:comment w:id="1399" w:author="Shanmugam, Ram" w:date="2025-05-12T10:07:00Z" w:initials="RS">
    <w:p w14:paraId="5B28DE23" w14:textId="77777777" w:rsidR="00BE5DA6" w:rsidRDefault="00BE5DA6" w:rsidP="00BE5DA6">
      <w:pPr>
        <w:pStyle w:val="CommentText"/>
        <w:ind w:firstLine="0"/>
        <w:jc w:val="left"/>
      </w:pPr>
      <w:r>
        <w:rPr>
          <w:rStyle w:val="CommentReference"/>
        </w:rPr>
        <w:annotationRef/>
      </w:r>
      <w:r>
        <w:t xml:space="preserve">Good suggestion. Please tighten to two pages. </w:t>
      </w:r>
    </w:p>
  </w:comment>
  <w:comment w:id="1400" w:author="Shanmugam, Ram" w:date="2025-05-12T10:08:00Z" w:initials="RS">
    <w:p w14:paraId="49DEBC3B" w14:textId="77777777" w:rsidR="00BE5DA6" w:rsidRDefault="00BE5DA6" w:rsidP="00BE5DA6">
      <w:pPr>
        <w:pStyle w:val="CommentText"/>
        <w:ind w:firstLine="0"/>
        <w:jc w:val="left"/>
      </w:pPr>
      <w:r>
        <w:rPr>
          <w:rStyle w:val="CommentReference"/>
        </w:rPr>
        <w:annotationRef/>
      </w:r>
      <w:r>
        <w:t>Yes, worth putting in the appendix.</w:t>
      </w:r>
    </w:p>
  </w:comment>
  <w:comment w:id="1401" w:author="Shanmugam, Ram" w:date="2025-05-12T10:09:00Z" w:initials="RS">
    <w:p w14:paraId="00E80345" w14:textId="77777777" w:rsidR="00BE5DA6" w:rsidRDefault="00BE5DA6" w:rsidP="00BE5DA6">
      <w:pPr>
        <w:pStyle w:val="CommentText"/>
        <w:ind w:firstLine="0"/>
        <w:jc w:val="left"/>
      </w:pPr>
      <w:r>
        <w:rPr>
          <w:rStyle w:val="CommentReference"/>
        </w:rPr>
        <w:annotationRef/>
      </w:r>
      <w:r>
        <w:t xml:space="preserve">This reviewer is nice. </w:t>
      </w:r>
    </w:p>
  </w:comment>
  <w:comment w:id="1402" w:author="Shanmugam, Ram" w:date="2025-05-12T10:09:00Z" w:initials="RS">
    <w:p w14:paraId="5FD22DC1" w14:textId="77777777" w:rsidR="00BE5DA6" w:rsidRDefault="00BE5DA6" w:rsidP="00BE5DA6">
      <w:pPr>
        <w:pStyle w:val="CommentText"/>
        <w:ind w:firstLine="0"/>
        <w:jc w:val="left"/>
      </w:pPr>
      <w:r>
        <w:rPr>
          <w:rStyle w:val="CommentReference"/>
        </w:rPr>
        <w:annotationRef/>
      </w:r>
      <w:r>
        <w:t xml:space="preserve">We ought to comply with this. </w:t>
      </w:r>
    </w:p>
  </w:comment>
  <w:comment w:id="1403" w:author="Shanmugam, Ram" w:date="2025-05-12T10:11:00Z" w:initials="RS">
    <w:p w14:paraId="1D322E17" w14:textId="77777777" w:rsidR="00BE5DA6" w:rsidRDefault="00BE5DA6" w:rsidP="00BE5DA6">
      <w:pPr>
        <w:pStyle w:val="CommentText"/>
        <w:ind w:firstLine="0"/>
        <w:jc w:val="left"/>
      </w:pPr>
      <w:r>
        <w:rPr>
          <w:rStyle w:val="CommentReference"/>
        </w:rPr>
        <w:annotationRef/>
      </w:r>
      <w:r>
        <w:t xml:space="preserve">I think that Larry can peel off redundancies. </w:t>
      </w:r>
    </w:p>
  </w:comment>
  <w:comment w:id="1404" w:author="Shanmugam, Ram" w:date="2025-05-12T10:12:00Z" w:initials="RS">
    <w:p w14:paraId="291EF9A8" w14:textId="77777777" w:rsidR="00BE5DA6" w:rsidRDefault="00BE5DA6" w:rsidP="00BE5DA6">
      <w:pPr>
        <w:pStyle w:val="CommentText"/>
        <w:ind w:firstLine="0"/>
        <w:jc w:val="left"/>
      </w:pPr>
      <w:r>
        <w:rPr>
          <w:rStyle w:val="CommentReference"/>
        </w:rPr>
        <w:annotationRef/>
      </w:r>
      <w:r>
        <w:t xml:space="preserve">Larry/Brad: A rewriting would convince the reviewer. </w:t>
      </w:r>
    </w:p>
  </w:comment>
  <w:comment w:id="1405" w:author="Shanmugam, Ram" w:date="2025-05-12T10:13:00Z" w:initials="RS">
    <w:p w14:paraId="245C5895" w14:textId="77777777" w:rsidR="00BE5DA6" w:rsidRDefault="00BE5DA6" w:rsidP="00BE5DA6">
      <w:pPr>
        <w:pStyle w:val="CommentText"/>
        <w:ind w:firstLine="0"/>
        <w:jc w:val="left"/>
      </w:pPr>
      <w:r>
        <w:rPr>
          <w:rStyle w:val="CommentReference"/>
        </w:rPr>
        <w:annotationRef/>
      </w:r>
      <w:r>
        <w:t>Yes, good suggestions.</w:t>
      </w:r>
    </w:p>
  </w:comment>
  <w:comment w:id="1406" w:author="Shanmugam, Ram" w:date="2025-05-12T10:14:00Z" w:initials="RS">
    <w:p w14:paraId="05BF089A" w14:textId="77777777" w:rsidR="00BE5DA6" w:rsidRDefault="00BE5DA6" w:rsidP="00BE5DA6">
      <w:pPr>
        <w:pStyle w:val="CommentText"/>
        <w:ind w:firstLine="0"/>
        <w:jc w:val="left"/>
      </w:pPr>
      <w:r>
        <w:rPr>
          <w:rStyle w:val="CommentReference"/>
        </w:rPr>
        <w:annotationRef/>
      </w:r>
      <w:r>
        <w:t xml:space="preserve">Brad: good point. </w:t>
      </w:r>
    </w:p>
  </w:comment>
  <w:comment w:id="1407" w:author="Shanmugam, Ram" w:date="2025-05-12T10:15:00Z" w:initials="RS">
    <w:p w14:paraId="0CB99F77" w14:textId="77777777" w:rsidR="00BE5DA6" w:rsidRDefault="00BE5DA6" w:rsidP="00BE5DA6">
      <w:pPr>
        <w:pStyle w:val="CommentText"/>
        <w:ind w:firstLine="0"/>
        <w:jc w:val="left"/>
      </w:pPr>
      <w:r>
        <w:rPr>
          <w:rStyle w:val="CommentReference"/>
        </w:rPr>
        <w:annotationRef/>
      </w:r>
      <w:r>
        <w:t xml:space="preserve">A rewriting will do. </w:t>
      </w:r>
    </w:p>
  </w:comment>
  <w:comment w:id="1408" w:author="Shanmugam, Ram" w:date="2025-05-12T10:16:00Z" w:initials="RS">
    <w:p w14:paraId="48274F74" w14:textId="77777777" w:rsidR="00BE5DA6" w:rsidRDefault="00BE5DA6" w:rsidP="00BE5DA6">
      <w:pPr>
        <w:pStyle w:val="CommentText"/>
        <w:ind w:firstLine="0"/>
        <w:jc w:val="left"/>
      </w:pPr>
      <w:r>
        <w:rPr>
          <w:rStyle w:val="CommentReference"/>
        </w:rPr>
        <w:annotationRef/>
      </w:r>
      <w:r>
        <w:t xml:space="preserve">Worth rewriting. </w:t>
      </w:r>
    </w:p>
  </w:comment>
  <w:comment w:id="1409" w:author="Shanmugam, Ram" w:date="2025-05-12T10:17:00Z" w:initials="RS">
    <w:p w14:paraId="271FE9F6" w14:textId="77777777" w:rsidR="00BE5DA6" w:rsidRDefault="00BE5DA6" w:rsidP="00BE5DA6">
      <w:pPr>
        <w:pStyle w:val="CommentText"/>
        <w:ind w:firstLine="0"/>
        <w:jc w:val="left"/>
      </w:pPr>
      <w:r>
        <w:rPr>
          <w:rStyle w:val="CommentReference"/>
        </w:rPr>
        <w:annotationRef/>
      </w:r>
      <w:r>
        <w:t xml:space="preserve">Please remove quotations. </w:t>
      </w:r>
    </w:p>
  </w:comment>
  <w:comment w:id="1410" w:author="Shanmugam, Ram" w:date="2025-05-12T10:17:00Z" w:initials="RS">
    <w:p w14:paraId="0E5F4D86" w14:textId="77777777" w:rsidR="00BE5DA6" w:rsidRDefault="00BE5DA6" w:rsidP="00BE5DA6">
      <w:pPr>
        <w:pStyle w:val="CommentText"/>
        <w:ind w:firstLine="0"/>
        <w:jc w:val="left"/>
      </w:pPr>
      <w:r>
        <w:rPr>
          <w:rStyle w:val="CommentReference"/>
        </w:rPr>
        <w:annotationRef/>
      </w:r>
      <w:r>
        <w:t xml:space="preserve">Remove repeats. </w:t>
      </w:r>
    </w:p>
  </w:comment>
  <w:comment w:id="1411" w:author="Shanmugam, Ram" w:date="2025-05-12T10:18:00Z" w:initials="RS">
    <w:p w14:paraId="792DC845" w14:textId="77777777" w:rsidR="00BE5DA6" w:rsidRDefault="00BE5DA6" w:rsidP="00BE5DA6">
      <w:pPr>
        <w:pStyle w:val="CommentText"/>
        <w:ind w:firstLine="0"/>
        <w:jc w:val="left"/>
      </w:pPr>
      <w:r>
        <w:rPr>
          <w:rStyle w:val="CommentReference"/>
        </w:rPr>
        <w:annotationRef/>
      </w:r>
      <w:r>
        <w:t>Please avoid repeats.</w:t>
      </w:r>
    </w:p>
  </w:comment>
  <w:comment w:id="1412" w:author="Shanmugam, Ram" w:date="2025-05-12T10:18:00Z" w:initials="RS">
    <w:p w14:paraId="6C6900EA" w14:textId="77777777" w:rsidR="00BE5DA6" w:rsidRDefault="00BE5DA6" w:rsidP="00BE5DA6">
      <w:pPr>
        <w:pStyle w:val="CommentText"/>
        <w:ind w:firstLine="0"/>
        <w:jc w:val="left"/>
      </w:pPr>
      <w:r>
        <w:rPr>
          <w:rStyle w:val="CommentReference"/>
        </w:rPr>
        <w:annotationRef/>
      </w:r>
      <w:r>
        <w:t xml:space="preserve">Doable. </w:t>
      </w:r>
    </w:p>
  </w:comment>
  <w:comment w:id="1413" w:author="Shanmugam, Ram" w:date="2025-05-12T10:19:00Z" w:initials="RS">
    <w:p w14:paraId="135508F9" w14:textId="77777777" w:rsidR="00BE5DA6" w:rsidRDefault="00BE5DA6" w:rsidP="00BE5DA6">
      <w:pPr>
        <w:pStyle w:val="CommentText"/>
        <w:ind w:firstLine="0"/>
        <w:jc w:val="left"/>
      </w:pPr>
      <w:r>
        <w:rPr>
          <w:rStyle w:val="CommentReference"/>
        </w:rPr>
        <w:annotationRef/>
      </w:r>
      <w:r>
        <w:t>Thank you!</w:t>
      </w:r>
    </w:p>
  </w:comment>
  <w:comment w:id="1414" w:author="Shanmugam, Ram" w:date="2025-05-12T10:19:00Z" w:initials="RS">
    <w:p w14:paraId="4045E497" w14:textId="77777777" w:rsidR="00BE5DA6" w:rsidRDefault="00BE5DA6" w:rsidP="00BE5DA6">
      <w:pPr>
        <w:pStyle w:val="CommentText"/>
        <w:ind w:firstLine="0"/>
        <w:jc w:val="left"/>
      </w:pPr>
      <w:r>
        <w:rPr>
          <w:rStyle w:val="CommentReference"/>
        </w:rPr>
        <w:annotationRef/>
      </w:r>
      <w:r>
        <w:t>Ks again.</w:t>
      </w:r>
    </w:p>
  </w:comment>
  <w:comment w:id="1415" w:author="Shanmugam, Ram" w:date="2025-05-12T10:21:00Z" w:initials="RS">
    <w:p w14:paraId="545F4E2B" w14:textId="77777777" w:rsidR="00BE5DA6" w:rsidRDefault="00BE5DA6" w:rsidP="00BE5DA6">
      <w:pPr>
        <w:pStyle w:val="CommentText"/>
        <w:ind w:firstLine="0"/>
        <w:jc w:val="left"/>
      </w:pPr>
      <w:r>
        <w:rPr>
          <w:rStyle w:val="CommentReference"/>
        </w:rPr>
        <w:annotationRef/>
      </w:r>
      <w:r>
        <w:t>Time tracking comes again. Larry knows how he tracked it.</w:t>
      </w:r>
    </w:p>
  </w:comment>
  <w:comment w:id="1416" w:author="Shanmugam, Ram" w:date="2025-05-12T10:22:00Z" w:initials="RS">
    <w:p w14:paraId="6746B53D" w14:textId="77777777" w:rsidR="00BE5DA6" w:rsidRDefault="00BE5DA6" w:rsidP="00BE5DA6">
      <w:pPr>
        <w:pStyle w:val="CommentText"/>
        <w:ind w:firstLine="0"/>
        <w:jc w:val="left"/>
      </w:pPr>
      <w:r>
        <w:rPr>
          <w:rStyle w:val="CommentReference"/>
        </w:rPr>
        <w:annotationRef/>
      </w:r>
      <w:r>
        <w:t xml:space="preserve">Larry knows the reasons for coding. </w:t>
      </w:r>
    </w:p>
  </w:comment>
  <w:comment w:id="1417" w:author="Shanmugam, Ram" w:date="2025-05-12T10:23:00Z" w:initials="RS">
    <w:p w14:paraId="1EA3DB66" w14:textId="77777777" w:rsidR="00BE5DA6" w:rsidRDefault="00BE5DA6" w:rsidP="00BE5DA6">
      <w:pPr>
        <w:pStyle w:val="CommentText"/>
        <w:ind w:firstLine="0"/>
        <w:jc w:val="left"/>
      </w:pPr>
      <w:r>
        <w:rPr>
          <w:rStyle w:val="CommentReference"/>
        </w:rPr>
        <w:annotationRef/>
      </w:r>
      <w:r>
        <w:t xml:space="preserve">Brad: Once it is revised, it will be accepted. Comments are simple and straightforward.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EAA361" w15:done="0"/>
  <w15:commentEx w15:paraId="2B37B580" w15:paraIdParent="02EAA361" w15:done="0"/>
  <w15:commentEx w15:paraId="010AF49B" w15:done="0"/>
  <w15:commentEx w15:paraId="1C568161" w15:done="0"/>
  <w15:commentEx w15:paraId="3DAE1A04" w15:done="0"/>
  <w15:commentEx w15:paraId="5B28DE23" w15:done="0"/>
  <w15:commentEx w15:paraId="49DEBC3B" w15:done="0"/>
  <w15:commentEx w15:paraId="00E80345" w15:done="0"/>
  <w15:commentEx w15:paraId="5FD22DC1" w15:done="0"/>
  <w15:commentEx w15:paraId="1D322E17" w15:done="0"/>
  <w15:commentEx w15:paraId="291EF9A8" w15:done="0"/>
  <w15:commentEx w15:paraId="245C5895" w15:done="0"/>
  <w15:commentEx w15:paraId="05BF089A" w15:done="0"/>
  <w15:commentEx w15:paraId="0CB99F77" w15:done="0"/>
  <w15:commentEx w15:paraId="48274F74" w15:paraIdParent="0CB99F77" w15:done="0"/>
  <w15:commentEx w15:paraId="271FE9F6" w15:done="0"/>
  <w15:commentEx w15:paraId="0E5F4D86" w15:done="0"/>
  <w15:commentEx w15:paraId="792DC845" w15:done="0"/>
  <w15:commentEx w15:paraId="6C6900EA" w15:done="0"/>
  <w15:commentEx w15:paraId="135508F9" w15:done="0"/>
  <w15:commentEx w15:paraId="4045E497" w15:done="0"/>
  <w15:commentEx w15:paraId="545F4E2B" w15:done="0"/>
  <w15:commentEx w15:paraId="6746B53D" w15:done="0"/>
  <w15:commentEx w15:paraId="1EA3DB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DE0D03" w16cex:dateUtc="2025-05-23T01:48:00Z"/>
  <w16cex:commentExtensible w16cex:durableId="76320496" w16cex:dateUtc="2025-05-23T14:56:00Z"/>
  <w16cex:commentExtensible w16cex:durableId="77A8E9C9" w16cex:dateUtc="2025-05-12T14:11:00Z"/>
  <w16cex:commentExtensible w16cex:durableId="3E072AE8" w16cex:dateUtc="2025-05-12T14:12:00Z"/>
  <w16cex:commentExtensible w16cex:durableId="728DB49A" w16cex:dateUtc="2025-05-12T15:06:00Z"/>
  <w16cex:commentExtensible w16cex:durableId="7891AF45" w16cex:dateUtc="2025-05-12T15:07:00Z"/>
  <w16cex:commentExtensible w16cex:durableId="10E15F06" w16cex:dateUtc="2025-05-12T15:08:00Z"/>
  <w16cex:commentExtensible w16cex:durableId="21AF0424" w16cex:dateUtc="2025-05-12T15:09:00Z"/>
  <w16cex:commentExtensible w16cex:durableId="1E4148FC" w16cex:dateUtc="2025-05-12T15:09:00Z"/>
  <w16cex:commentExtensible w16cex:durableId="1143E1B0" w16cex:dateUtc="2025-05-12T15:11:00Z"/>
  <w16cex:commentExtensible w16cex:durableId="0930E955" w16cex:dateUtc="2025-05-12T15:12:00Z"/>
  <w16cex:commentExtensible w16cex:durableId="4D705968" w16cex:dateUtc="2025-05-12T15:13:00Z"/>
  <w16cex:commentExtensible w16cex:durableId="5C706381" w16cex:dateUtc="2025-05-12T15:14:00Z"/>
  <w16cex:commentExtensible w16cex:durableId="1C34FED2" w16cex:dateUtc="2025-05-12T15:15:00Z"/>
  <w16cex:commentExtensible w16cex:durableId="2B9438B8" w16cex:dateUtc="2025-05-12T15:16:00Z"/>
  <w16cex:commentExtensible w16cex:durableId="2382D84E" w16cex:dateUtc="2025-05-12T15:17:00Z"/>
  <w16cex:commentExtensible w16cex:durableId="73308CA2" w16cex:dateUtc="2025-05-12T15:17:00Z"/>
  <w16cex:commentExtensible w16cex:durableId="2A22E6EF" w16cex:dateUtc="2025-05-12T15:18:00Z"/>
  <w16cex:commentExtensible w16cex:durableId="51827A72" w16cex:dateUtc="2025-05-12T15:18:00Z"/>
  <w16cex:commentExtensible w16cex:durableId="75A37FA2" w16cex:dateUtc="2025-05-12T15:19:00Z"/>
  <w16cex:commentExtensible w16cex:durableId="3DAC1E69" w16cex:dateUtc="2025-05-12T15:19:00Z"/>
  <w16cex:commentExtensible w16cex:durableId="55A8BDDF" w16cex:dateUtc="2025-05-12T15:21:00Z"/>
  <w16cex:commentExtensible w16cex:durableId="7D48BA79" w16cex:dateUtc="2025-05-12T15:22:00Z"/>
  <w16cex:commentExtensible w16cex:durableId="4DD0F2EC" w16cex:dateUtc="2025-05-12T15: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EAA361" w16cid:durableId="63DE0D03"/>
  <w16cid:commentId w16cid:paraId="2B37B580" w16cid:durableId="76320496"/>
  <w16cid:commentId w16cid:paraId="010AF49B" w16cid:durableId="77A8E9C9"/>
  <w16cid:commentId w16cid:paraId="1C568161" w16cid:durableId="3E072AE8"/>
  <w16cid:commentId w16cid:paraId="3DAE1A04" w16cid:durableId="728DB49A"/>
  <w16cid:commentId w16cid:paraId="5B28DE23" w16cid:durableId="7891AF45"/>
  <w16cid:commentId w16cid:paraId="49DEBC3B" w16cid:durableId="10E15F06"/>
  <w16cid:commentId w16cid:paraId="00E80345" w16cid:durableId="21AF0424"/>
  <w16cid:commentId w16cid:paraId="5FD22DC1" w16cid:durableId="1E4148FC"/>
  <w16cid:commentId w16cid:paraId="1D322E17" w16cid:durableId="1143E1B0"/>
  <w16cid:commentId w16cid:paraId="291EF9A8" w16cid:durableId="0930E955"/>
  <w16cid:commentId w16cid:paraId="245C5895" w16cid:durableId="4D705968"/>
  <w16cid:commentId w16cid:paraId="05BF089A" w16cid:durableId="5C706381"/>
  <w16cid:commentId w16cid:paraId="0CB99F77" w16cid:durableId="1C34FED2"/>
  <w16cid:commentId w16cid:paraId="48274F74" w16cid:durableId="2B9438B8"/>
  <w16cid:commentId w16cid:paraId="271FE9F6" w16cid:durableId="2382D84E"/>
  <w16cid:commentId w16cid:paraId="0E5F4D86" w16cid:durableId="73308CA2"/>
  <w16cid:commentId w16cid:paraId="792DC845" w16cid:durableId="2A22E6EF"/>
  <w16cid:commentId w16cid:paraId="6C6900EA" w16cid:durableId="51827A72"/>
  <w16cid:commentId w16cid:paraId="135508F9" w16cid:durableId="75A37FA2"/>
  <w16cid:commentId w16cid:paraId="4045E497" w16cid:durableId="3DAC1E69"/>
  <w16cid:commentId w16cid:paraId="545F4E2B" w16cid:durableId="55A8BDDF"/>
  <w16cid:commentId w16cid:paraId="6746B53D" w16cid:durableId="7D48BA79"/>
  <w16cid:commentId w16cid:paraId="1EA3DB66" w16cid:durableId="4DD0F2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E137E" w14:textId="77777777" w:rsidR="00572E50" w:rsidRDefault="00572E50" w:rsidP="009E23D9">
      <w:r>
        <w:separator/>
      </w:r>
    </w:p>
  </w:endnote>
  <w:endnote w:type="continuationSeparator" w:id="0">
    <w:p w14:paraId="25F6464F" w14:textId="77777777" w:rsidR="00572E50" w:rsidRDefault="00572E50" w:rsidP="009E23D9">
      <w:r>
        <w:continuationSeparator/>
      </w:r>
    </w:p>
  </w:endnote>
  <w:endnote w:type="continuationNotice" w:id="1">
    <w:p w14:paraId="76670FC2" w14:textId="77777777" w:rsidR="00572E50" w:rsidRDefault="00572E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stem-ui">
    <w:altName w:val="Cambria"/>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5FE44" w14:textId="77777777" w:rsidR="003418A0" w:rsidRDefault="003418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509679"/>
      <w:docPartObj>
        <w:docPartGallery w:val="Page Numbers (Bottom of Page)"/>
        <w:docPartUnique/>
      </w:docPartObj>
    </w:sdtPr>
    <w:sdtEndPr>
      <w:rPr>
        <w:noProof/>
      </w:rPr>
    </w:sdtEndPr>
    <w:sdtContent>
      <w:p w14:paraId="2BA7FD88" w14:textId="738B22B6" w:rsidR="003418A0" w:rsidRDefault="003418A0" w:rsidP="00273B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9F5377" w14:textId="2846E79E" w:rsidR="003418A0" w:rsidRDefault="003418A0" w:rsidP="009260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54DF2" w14:textId="77777777" w:rsidR="003418A0" w:rsidRDefault="003418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AD74C" w14:textId="77777777" w:rsidR="00572E50" w:rsidRDefault="00572E50" w:rsidP="009E23D9">
      <w:r>
        <w:separator/>
      </w:r>
    </w:p>
  </w:footnote>
  <w:footnote w:type="continuationSeparator" w:id="0">
    <w:p w14:paraId="183782EC" w14:textId="77777777" w:rsidR="00572E50" w:rsidRDefault="00572E50" w:rsidP="009E23D9">
      <w:r>
        <w:continuationSeparator/>
      </w:r>
    </w:p>
  </w:footnote>
  <w:footnote w:type="continuationNotice" w:id="1">
    <w:p w14:paraId="1C6373FD" w14:textId="77777777" w:rsidR="00572E50" w:rsidRDefault="00572E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36181" w14:textId="77777777" w:rsidR="003418A0" w:rsidRDefault="003418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D075" w14:textId="77777777" w:rsidR="003418A0" w:rsidRDefault="003418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9A20" w14:textId="77777777" w:rsidR="003418A0" w:rsidRDefault="003418A0">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auvais, Bradley M">
    <w15:presenceInfo w15:providerId="AD" w15:userId="S::bmb230@txstate.edu::45061267-291a-4b5c-9539-3b859874e5e8"/>
  </w15:person>
  <w15:person w15:author="Aleksandar Tomic">
    <w15:presenceInfo w15:providerId="AD" w15:userId="S-1-5-21-602162358-1993962763-839522115-182401"/>
  </w15:person>
  <w15:person w15:author="Fulton, Lawrence V">
    <w15:presenceInfo w15:providerId="AD" w15:userId="S::lf25@txstate.edu::bbff37b9-5e5f-4560-9faf-d047fed45e06"/>
  </w15:person>
  <w15:person w15:author="Brad Beauvais">
    <w15:presenceInfo w15:providerId="Windows Live" w15:userId="a2dfb1d5964a30d2"/>
  </w15:person>
  <w15:person w15:author="Zo Ramamonjiarivelo">
    <w15:presenceInfo w15:providerId="Windows Live" w15:userId="75813ffe7038b8bb"/>
  </w15:person>
  <w15:person w15:author="Shanmugam, Ram">
    <w15:presenceInfo w15:providerId="AD" w15:userId="S::rs25@txstate.edu::5f8954b2-50a7-444b-b48e-5ea388fbf1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AD0"/>
    <w:rsid w:val="0000014E"/>
    <w:rsid w:val="000007DE"/>
    <w:rsid w:val="0000113D"/>
    <w:rsid w:val="00002942"/>
    <w:rsid w:val="00004286"/>
    <w:rsid w:val="000046C4"/>
    <w:rsid w:val="000106BB"/>
    <w:rsid w:val="00010897"/>
    <w:rsid w:val="0001248C"/>
    <w:rsid w:val="0001400D"/>
    <w:rsid w:val="00014F64"/>
    <w:rsid w:val="00017B4C"/>
    <w:rsid w:val="00017E9D"/>
    <w:rsid w:val="00020D55"/>
    <w:rsid w:val="00021A61"/>
    <w:rsid w:val="0002230B"/>
    <w:rsid w:val="00022517"/>
    <w:rsid w:val="000237FA"/>
    <w:rsid w:val="00023F51"/>
    <w:rsid w:val="00024494"/>
    <w:rsid w:val="00026828"/>
    <w:rsid w:val="0003007E"/>
    <w:rsid w:val="00030F7D"/>
    <w:rsid w:val="00031769"/>
    <w:rsid w:val="00031839"/>
    <w:rsid w:val="000318DD"/>
    <w:rsid w:val="00031AF0"/>
    <w:rsid w:val="00032B60"/>
    <w:rsid w:val="00033B0C"/>
    <w:rsid w:val="00033B2C"/>
    <w:rsid w:val="0003478C"/>
    <w:rsid w:val="00035DBE"/>
    <w:rsid w:val="00037C3E"/>
    <w:rsid w:val="000411F6"/>
    <w:rsid w:val="00041A70"/>
    <w:rsid w:val="00042A53"/>
    <w:rsid w:val="00042D77"/>
    <w:rsid w:val="0004517B"/>
    <w:rsid w:val="0004563B"/>
    <w:rsid w:val="000470F6"/>
    <w:rsid w:val="00047D4A"/>
    <w:rsid w:val="00047F8D"/>
    <w:rsid w:val="0005435B"/>
    <w:rsid w:val="00054450"/>
    <w:rsid w:val="00054861"/>
    <w:rsid w:val="00054D27"/>
    <w:rsid w:val="000561F9"/>
    <w:rsid w:val="00057505"/>
    <w:rsid w:val="0005776B"/>
    <w:rsid w:val="00057B2C"/>
    <w:rsid w:val="00060315"/>
    <w:rsid w:val="000610EB"/>
    <w:rsid w:val="00061868"/>
    <w:rsid w:val="00061A00"/>
    <w:rsid w:val="000629A7"/>
    <w:rsid w:val="00062D62"/>
    <w:rsid w:val="00062F60"/>
    <w:rsid w:val="00063A6F"/>
    <w:rsid w:val="000648D5"/>
    <w:rsid w:val="000652A5"/>
    <w:rsid w:val="00067047"/>
    <w:rsid w:val="00071AB2"/>
    <w:rsid w:val="00073049"/>
    <w:rsid w:val="000738AB"/>
    <w:rsid w:val="00073A7A"/>
    <w:rsid w:val="00074904"/>
    <w:rsid w:val="00074B88"/>
    <w:rsid w:val="00075F29"/>
    <w:rsid w:val="00076ED7"/>
    <w:rsid w:val="0008174D"/>
    <w:rsid w:val="00081C0A"/>
    <w:rsid w:val="00081E68"/>
    <w:rsid w:val="00083A21"/>
    <w:rsid w:val="00084B5A"/>
    <w:rsid w:val="0008638D"/>
    <w:rsid w:val="000871EA"/>
    <w:rsid w:val="00087904"/>
    <w:rsid w:val="00091345"/>
    <w:rsid w:val="000914BF"/>
    <w:rsid w:val="000916E5"/>
    <w:rsid w:val="00091F7B"/>
    <w:rsid w:val="00092A41"/>
    <w:rsid w:val="00093313"/>
    <w:rsid w:val="00093E44"/>
    <w:rsid w:val="000948DE"/>
    <w:rsid w:val="000954BA"/>
    <w:rsid w:val="00095C6A"/>
    <w:rsid w:val="00096844"/>
    <w:rsid w:val="0009684A"/>
    <w:rsid w:val="00097772"/>
    <w:rsid w:val="00097E9A"/>
    <w:rsid w:val="000A077C"/>
    <w:rsid w:val="000A0D0F"/>
    <w:rsid w:val="000A1463"/>
    <w:rsid w:val="000A1A8A"/>
    <w:rsid w:val="000A3BF2"/>
    <w:rsid w:val="000A63ED"/>
    <w:rsid w:val="000A6FCB"/>
    <w:rsid w:val="000B0D08"/>
    <w:rsid w:val="000B1BA8"/>
    <w:rsid w:val="000B2FF2"/>
    <w:rsid w:val="000B3320"/>
    <w:rsid w:val="000B3574"/>
    <w:rsid w:val="000B412C"/>
    <w:rsid w:val="000B45F7"/>
    <w:rsid w:val="000B4DF1"/>
    <w:rsid w:val="000B67D1"/>
    <w:rsid w:val="000B6EA7"/>
    <w:rsid w:val="000B711E"/>
    <w:rsid w:val="000C2473"/>
    <w:rsid w:val="000C2D71"/>
    <w:rsid w:val="000C3B81"/>
    <w:rsid w:val="000C4B98"/>
    <w:rsid w:val="000C7C6E"/>
    <w:rsid w:val="000D09B1"/>
    <w:rsid w:val="000D13D1"/>
    <w:rsid w:val="000D16FE"/>
    <w:rsid w:val="000D2C1B"/>
    <w:rsid w:val="000D2ECF"/>
    <w:rsid w:val="000D4D30"/>
    <w:rsid w:val="000E083B"/>
    <w:rsid w:val="000E14CE"/>
    <w:rsid w:val="000E1C4E"/>
    <w:rsid w:val="000E3C7A"/>
    <w:rsid w:val="000E4C18"/>
    <w:rsid w:val="000E5039"/>
    <w:rsid w:val="000E6836"/>
    <w:rsid w:val="000E6CAD"/>
    <w:rsid w:val="000E7D1C"/>
    <w:rsid w:val="000F15B2"/>
    <w:rsid w:val="000F18D2"/>
    <w:rsid w:val="000F18D9"/>
    <w:rsid w:val="000F41D6"/>
    <w:rsid w:val="00101F7B"/>
    <w:rsid w:val="0010239A"/>
    <w:rsid w:val="00102BCD"/>
    <w:rsid w:val="00102F4F"/>
    <w:rsid w:val="00103231"/>
    <w:rsid w:val="001057C6"/>
    <w:rsid w:val="00106DF4"/>
    <w:rsid w:val="001078BF"/>
    <w:rsid w:val="00112084"/>
    <w:rsid w:val="00112E23"/>
    <w:rsid w:val="0011495B"/>
    <w:rsid w:val="00115A6E"/>
    <w:rsid w:val="00115AC0"/>
    <w:rsid w:val="0011769E"/>
    <w:rsid w:val="00117AC0"/>
    <w:rsid w:val="00117EA3"/>
    <w:rsid w:val="001209FE"/>
    <w:rsid w:val="00121BFD"/>
    <w:rsid w:val="00121FE1"/>
    <w:rsid w:val="00124B0F"/>
    <w:rsid w:val="00124B19"/>
    <w:rsid w:val="00126AEB"/>
    <w:rsid w:val="00131309"/>
    <w:rsid w:val="00131CDA"/>
    <w:rsid w:val="00132BDD"/>
    <w:rsid w:val="001335D7"/>
    <w:rsid w:val="00133A2A"/>
    <w:rsid w:val="001351B5"/>
    <w:rsid w:val="00136FF6"/>
    <w:rsid w:val="0013794A"/>
    <w:rsid w:val="00137D5B"/>
    <w:rsid w:val="00137DB0"/>
    <w:rsid w:val="00140CF3"/>
    <w:rsid w:val="00141EA2"/>
    <w:rsid w:val="00142700"/>
    <w:rsid w:val="00144FA2"/>
    <w:rsid w:val="00145B0D"/>
    <w:rsid w:val="00146C52"/>
    <w:rsid w:val="001502F3"/>
    <w:rsid w:val="001519B6"/>
    <w:rsid w:val="001519CF"/>
    <w:rsid w:val="00151F9D"/>
    <w:rsid w:val="00152F50"/>
    <w:rsid w:val="001535C1"/>
    <w:rsid w:val="00154FAC"/>
    <w:rsid w:val="0015779F"/>
    <w:rsid w:val="001606A5"/>
    <w:rsid w:val="00161AF9"/>
    <w:rsid w:val="00162370"/>
    <w:rsid w:val="00162759"/>
    <w:rsid w:val="00162780"/>
    <w:rsid w:val="00163026"/>
    <w:rsid w:val="00163333"/>
    <w:rsid w:val="00163770"/>
    <w:rsid w:val="00163B5F"/>
    <w:rsid w:val="00164C6C"/>
    <w:rsid w:val="00165639"/>
    <w:rsid w:val="00165C20"/>
    <w:rsid w:val="00167D32"/>
    <w:rsid w:val="00170620"/>
    <w:rsid w:val="001706A9"/>
    <w:rsid w:val="00170D90"/>
    <w:rsid w:val="001721D0"/>
    <w:rsid w:val="00172CA3"/>
    <w:rsid w:val="00175569"/>
    <w:rsid w:val="00175926"/>
    <w:rsid w:val="00175DAD"/>
    <w:rsid w:val="001761C7"/>
    <w:rsid w:val="0017625A"/>
    <w:rsid w:val="00176F6E"/>
    <w:rsid w:val="001771C7"/>
    <w:rsid w:val="001777C0"/>
    <w:rsid w:val="001810B2"/>
    <w:rsid w:val="00182322"/>
    <w:rsid w:val="001827BA"/>
    <w:rsid w:val="00183073"/>
    <w:rsid w:val="00183BCA"/>
    <w:rsid w:val="001850ED"/>
    <w:rsid w:val="001856BF"/>
    <w:rsid w:val="00187E7E"/>
    <w:rsid w:val="001912E9"/>
    <w:rsid w:val="00191F4A"/>
    <w:rsid w:val="001937C1"/>
    <w:rsid w:val="00193D12"/>
    <w:rsid w:val="00193E60"/>
    <w:rsid w:val="00195B90"/>
    <w:rsid w:val="001A12DB"/>
    <w:rsid w:val="001A3066"/>
    <w:rsid w:val="001A618D"/>
    <w:rsid w:val="001A73E1"/>
    <w:rsid w:val="001B0B00"/>
    <w:rsid w:val="001B0B66"/>
    <w:rsid w:val="001B279C"/>
    <w:rsid w:val="001B3D3E"/>
    <w:rsid w:val="001B3D44"/>
    <w:rsid w:val="001B42F7"/>
    <w:rsid w:val="001B444D"/>
    <w:rsid w:val="001B4A6A"/>
    <w:rsid w:val="001B4A83"/>
    <w:rsid w:val="001B4F20"/>
    <w:rsid w:val="001B6CE4"/>
    <w:rsid w:val="001B6F7B"/>
    <w:rsid w:val="001B73D2"/>
    <w:rsid w:val="001C064A"/>
    <w:rsid w:val="001C0B06"/>
    <w:rsid w:val="001C0E45"/>
    <w:rsid w:val="001C152B"/>
    <w:rsid w:val="001C17C6"/>
    <w:rsid w:val="001C1D5C"/>
    <w:rsid w:val="001C2193"/>
    <w:rsid w:val="001C23D4"/>
    <w:rsid w:val="001C2A87"/>
    <w:rsid w:val="001C3E34"/>
    <w:rsid w:val="001C43AD"/>
    <w:rsid w:val="001C5157"/>
    <w:rsid w:val="001C5847"/>
    <w:rsid w:val="001C65C3"/>
    <w:rsid w:val="001C7607"/>
    <w:rsid w:val="001D06D2"/>
    <w:rsid w:val="001D114D"/>
    <w:rsid w:val="001D1B4C"/>
    <w:rsid w:val="001D225E"/>
    <w:rsid w:val="001D4682"/>
    <w:rsid w:val="001D5AA9"/>
    <w:rsid w:val="001D76A8"/>
    <w:rsid w:val="001D7C35"/>
    <w:rsid w:val="001E02BA"/>
    <w:rsid w:val="001E02F4"/>
    <w:rsid w:val="001E0CEB"/>
    <w:rsid w:val="001E0F67"/>
    <w:rsid w:val="001E1BAB"/>
    <w:rsid w:val="001E21FF"/>
    <w:rsid w:val="001E2545"/>
    <w:rsid w:val="001E2B7D"/>
    <w:rsid w:val="001E2DAE"/>
    <w:rsid w:val="001E40FF"/>
    <w:rsid w:val="001E42D4"/>
    <w:rsid w:val="001E458A"/>
    <w:rsid w:val="001E4E71"/>
    <w:rsid w:val="001E51DB"/>
    <w:rsid w:val="001E53B1"/>
    <w:rsid w:val="001E6517"/>
    <w:rsid w:val="001E65DB"/>
    <w:rsid w:val="001E6C93"/>
    <w:rsid w:val="001E7D90"/>
    <w:rsid w:val="001F1607"/>
    <w:rsid w:val="001F17D0"/>
    <w:rsid w:val="001F1FCC"/>
    <w:rsid w:val="001F2224"/>
    <w:rsid w:val="001F4164"/>
    <w:rsid w:val="001F57A9"/>
    <w:rsid w:val="001F5F84"/>
    <w:rsid w:val="001F69E9"/>
    <w:rsid w:val="001F723D"/>
    <w:rsid w:val="001F74A0"/>
    <w:rsid w:val="001F78A9"/>
    <w:rsid w:val="00200CA0"/>
    <w:rsid w:val="00200EBD"/>
    <w:rsid w:val="002015AE"/>
    <w:rsid w:val="00202567"/>
    <w:rsid w:val="0020278C"/>
    <w:rsid w:val="00202AB6"/>
    <w:rsid w:val="002038CB"/>
    <w:rsid w:val="00203E69"/>
    <w:rsid w:val="002041F0"/>
    <w:rsid w:val="00204CF3"/>
    <w:rsid w:val="00205101"/>
    <w:rsid w:val="00206D56"/>
    <w:rsid w:val="0020747B"/>
    <w:rsid w:val="00207CCA"/>
    <w:rsid w:val="00210EBE"/>
    <w:rsid w:val="00211C2A"/>
    <w:rsid w:val="00212CA8"/>
    <w:rsid w:val="00213573"/>
    <w:rsid w:val="00214433"/>
    <w:rsid w:val="0021683B"/>
    <w:rsid w:val="00217D57"/>
    <w:rsid w:val="00220805"/>
    <w:rsid w:val="00220ACD"/>
    <w:rsid w:val="002211C5"/>
    <w:rsid w:val="00221E29"/>
    <w:rsid w:val="00222D82"/>
    <w:rsid w:val="00223EC6"/>
    <w:rsid w:val="002251E1"/>
    <w:rsid w:val="00225378"/>
    <w:rsid w:val="00225A90"/>
    <w:rsid w:val="002270FB"/>
    <w:rsid w:val="002310C9"/>
    <w:rsid w:val="00231116"/>
    <w:rsid w:val="002329C8"/>
    <w:rsid w:val="002331D3"/>
    <w:rsid w:val="00233A70"/>
    <w:rsid w:val="0023449C"/>
    <w:rsid w:val="0023454A"/>
    <w:rsid w:val="00236018"/>
    <w:rsid w:val="00236F9E"/>
    <w:rsid w:val="002376E2"/>
    <w:rsid w:val="0024065F"/>
    <w:rsid w:val="002433EC"/>
    <w:rsid w:val="00244EE3"/>
    <w:rsid w:val="00245F23"/>
    <w:rsid w:val="00246412"/>
    <w:rsid w:val="00250B34"/>
    <w:rsid w:val="00252273"/>
    <w:rsid w:val="00254B37"/>
    <w:rsid w:val="002552A3"/>
    <w:rsid w:val="0025600D"/>
    <w:rsid w:val="002560AF"/>
    <w:rsid w:val="002563CE"/>
    <w:rsid w:val="002564EB"/>
    <w:rsid w:val="00257ADF"/>
    <w:rsid w:val="00257C11"/>
    <w:rsid w:val="002604F0"/>
    <w:rsid w:val="00261481"/>
    <w:rsid w:val="0026204A"/>
    <w:rsid w:val="00264544"/>
    <w:rsid w:val="00264B81"/>
    <w:rsid w:val="002671F9"/>
    <w:rsid w:val="00270501"/>
    <w:rsid w:val="00270A20"/>
    <w:rsid w:val="00270C53"/>
    <w:rsid w:val="00271720"/>
    <w:rsid w:val="00272EC7"/>
    <w:rsid w:val="002736BC"/>
    <w:rsid w:val="00273BF7"/>
    <w:rsid w:val="0027468F"/>
    <w:rsid w:val="002769BD"/>
    <w:rsid w:val="00276B6D"/>
    <w:rsid w:val="00276D71"/>
    <w:rsid w:val="00277144"/>
    <w:rsid w:val="00280A5B"/>
    <w:rsid w:val="00280A6A"/>
    <w:rsid w:val="00281A28"/>
    <w:rsid w:val="00281F43"/>
    <w:rsid w:val="00282504"/>
    <w:rsid w:val="0028264E"/>
    <w:rsid w:val="00283C48"/>
    <w:rsid w:val="002847E7"/>
    <w:rsid w:val="00285419"/>
    <w:rsid w:val="00285AC1"/>
    <w:rsid w:val="002860D4"/>
    <w:rsid w:val="0029080F"/>
    <w:rsid w:val="00290A83"/>
    <w:rsid w:val="00292737"/>
    <w:rsid w:val="002947B5"/>
    <w:rsid w:val="00294EF7"/>
    <w:rsid w:val="00295995"/>
    <w:rsid w:val="00295DA6"/>
    <w:rsid w:val="00295F49"/>
    <w:rsid w:val="002966E1"/>
    <w:rsid w:val="00296DEB"/>
    <w:rsid w:val="0029708A"/>
    <w:rsid w:val="0029720F"/>
    <w:rsid w:val="00297CEA"/>
    <w:rsid w:val="002A031B"/>
    <w:rsid w:val="002A0AFB"/>
    <w:rsid w:val="002A49DF"/>
    <w:rsid w:val="002A505C"/>
    <w:rsid w:val="002A667C"/>
    <w:rsid w:val="002A6741"/>
    <w:rsid w:val="002A7BE3"/>
    <w:rsid w:val="002B06E9"/>
    <w:rsid w:val="002B186A"/>
    <w:rsid w:val="002B23EF"/>
    <w:rsid w:val="002B383D"/>
    <w:rsid w:val="002B4E91"/>
    <w:rsid w:val="002C100E"/>
    <w:rsid w:val="002C1A27"/>
    <w:rsid w:val="002C6507"/>
    <w:rsid w:val="002C6605"/>
    <w:rsid w:val="002C66B1"/>
    <w:rsid w:val="002C7185"/>
    <w:rsid w:val="002C7BDA"/>
    <w:rsid w:val="002D0003"/>
    <w:rsid w:val="002D0FCF"/>
    <w:rsid w:val="002D1918"/>
    <w:rsid w:val="002D1AF7"/>
    <w:rsid w:val="002D201A"/>
    <w:rsid w:val="002D2564"/>
    <w:rsid w:val="002D4E4B"/>
    <w:rsid w:val="002D7EEF"/>
    <w:rsid w:val="002E11FB"/>
    <w:rsid w:val="002E1377"/>
    <w:rsid w:val="002E25CB"/>
    <w:rsid w:val="002E6613"/>
    <w:rsid w:val="002E7968"/>
    <w:rsid w:val="002E7C4D"/>
    <w:rsid w:val="002F107D"/>
    <w:rsid w:val="002F11EC"/>
    <w:rsid w:val="002F44D4"/>
    <w:rsid w:val="002F5156"/>
    <w:rsid w:val="002F5609"/>
    <w:rsid w:val="002F6BC8"/>
    <w:rsid w:val="002F7A45"/>
    <w:rsid w:val="00300164"/>
    <w:rsid w:val="003014E7"/>
    <w:rsid w:val="003022EB"/>
    <w:rsid w:val="003039A3"/>
    <w:rsid w:val="00303FB6"/>
    <w:rsid w:val="003043B2"/>
    <w:rsid w:val="00304F9B"/>
    <w:rsid w:val="0030530C"/>
    <w:rsid w:val="0030584B"/>
    <w:rsid w:val="00306856"/>
    <w:rsid w:val="00307789"/>
    <w:rsid w:val="003100D1"/>
    <w:rsid w:val="0031016C"/>
    <w:rsid w:val="003108E3"/>
    <w:rsid w:val="00310C7B"/>
    <w:rsid w:val="00310E0B"/>
    <w:rsid w:val="00311225"/>
    <w:rsid w:val="003118C0"/>
    <w:rsid w:val="0031272B"/>
    <w:rsid w:val="0031324E"/>
    <w:rsid w:val="00313D8D"/>
    <w:rsid w:val="003145D2"/>
    <w:rsid w:val="00315D17"/>
    <w:rsid w:val="003160A3"/>
    <w:rsid w:val="00322152"/>
    <w:rsid w:val="00322478"/>
    <w:rsid w:val="00323100"/>
    <w:rsid w:val="003241C0"/>
    <w:rsid w:val="0032477A"/>
    <w:rsid w:val="0032624D"/>
    <w:rsid w:val="0032668A"/>
    <w:rsid w:val="00326B3E"/>
    <w:rsid w:val="00327BAC"/>
    <w:rsid w:val="00331E42"/>
    <w:rsid w:val="0033279A"/>
    <w:rsid w:val="0033356E"/>
    <w:rsid w:val="003359AD"/>
    <w:rsid w:val="00336D6A"/>
    <w:rsid w:val="003406C6"/>
    <w:rsid w:val="00340A53"/>
    <w:rsid w:val="003418A0"/>
    <w:rsid w:val="00342AEE"/>
    <w:rsid w:val="0034347C"/>
    <w:rsid w:val="003441B7"/>
    <w:rsid w:val="00344CE7"/>
    <w:rsid w:val="003462DB"/>
    <w:rsid w:val="00347CCD"/>
    <w:rsid w:val="00350E2A"/>
    <w:rsid w:val="0035144F"/>
    <w:rsid w:val="0035467D"/>
    <w:rsid w:val="00357CF0"/>
    <w:rsid w:val="0036134D"/>
    <w:rsid w:val="003618D4"/>
    <w:rsid w:val="00361957"/>
    <w:rsid w:val="003630C9"/>
    <w:rsid w:val="003640D1"/>
    <w:rsid w:val="00365DC0"/>
    <w:rsid w:val="00366013"/>
    <w:rsid w:val="0036654A"/>
    <w:rsid w:val="00366D3F"/>
    <w:rsid w:val="003711A7"/>
    <w:rsid w:val="00371801"/>
    <w:rsid w:val="00372E05"/>
    <w:rsid w:val="003737F6"/>
    <w:rsid w:val="00374B57"/>
    <w:rsid w:val="0037685F"/>
    <w:rsid w:val="003803AA"/>
    <w:rsid w:val="00381DB4"/>
    <w:rsid w:val="00383519"/>
    <w:rsid w:val="00385A14"/>
    <w:rsid w:val="0038626F"/>
    <w:rsid w:val="003862E2"/>
    <w:rsid w:val="00390FDF"/>
    <w:rsid w:val="00391728"/>
    <w:rsid w:val="00393CF0"/>
    <w:rsid w:val="003949D7"/>
    <w:rsid w:val="00395E97"/>
    <w:rsid w:val="003960D8"/>
    <w:rsid w:val="00396C80"/>
    <w:rsid w:val="00396DDF"/>
    <w:rsid w:val="00397070"/>
    <w:rsid w:val="003970F6"/>
    <w:rsid w:val="0039763E"/>
    <w:rsid w:val="00397C9F"/>
    <w:rsid w:val="003A0E3E"/>
    <w:rsid w:val="003A17AB"/>
    <w:rsid w:val="003A33B7"/>
    <w:rsid w:val="003A36C1"/>
    <w:rsid w:val="003A393C"/>
    <w:rsid w:val="003A425C"/>
    <w:rsid w:val="003A484F"/>
    <w:rsid w:val="003A5933"/>
    <w:rsid w:val="003A6023"/>
    <w:rsid w:val="003A6CD9"/>
    <w:rsid w:val="003A734D"/>
    <w:rsid w:val="003A780E"/>
    <w:rsid w:val="003B08DE"/>
    <w:rsid w:val="003B178C"/>
    <w:rsid w:val="003B2DF3"/>
    <w:rsid w:val="003B3CC2"/>
    <w:rsid w:val="003B4091"/>
    <w:rsid w:val="003B44AD"/>
    <w:rsid w:val="003B4DFA"/>
    <w:rsid w:val="003B7376"/>
    <w:rsid w:val="003C0403"/>
    <w:rsid w:val="003C2322"/>
    <w:rsid w:val="003C2FA7"/>
    <w:rsid w:val="003C300D"/>
    <w:rsid w:val="003C3731"/>
    <w:rsid w:val="003C3792"/>
    <w:rsid w:val="003C5BBE"/>
    <w:rsid w:val="003C7726"/>
    <w:rsid w:val="003C789A"/>
    <w:rsid w:val="003D013C"/>
    <w:rsid w:val="003D1067"/>
    <w:rsid w:val="003D190B"/>
    <w:rsid w:val="003D2FCC"/>
    <w:rsid w:val="003D3A1D"/>
    <w:rsid w:val="003D5541"/>
    <w:rsid w:val="003D6630"/>
    <w:rsid w:val="003D7585"/>
    <w:rsid w:val="003E33EF"/>
    <w:rsid w:val="003E3698"/>
    <w:rsid w:val="003E3AC6"/>
    <w:rsid w:val="003E65CC"/>
    <w:rsid w:val="003E68E3"/>
    <w:rsid w:val="003E69BC"/>
    <w:rsid w:val="003E6B85"/>
    <w:rsid w:val="003E70EE"/>
    <w:rsid w:val="003F0020"/>
    <w:rsid w:val="003F03EA"/>
    <w:rsid w:val="003F0DA2"/>
    <w:rsid w:val="003F1510"/>
    <w:rsid w:val="003F2EE2"/>
    <w:rsid w:val="003F36EE"/>
    <w:rsid w:val="003F408C"/>
    <w:rsid w:val="003F4F93"/>
    <w:rsid w:val="003F5999"/>
    <w:rsid w:val="003F74A5"/>
    <w:rsid w:val="003F7B2B"/>
    <w:rsid w:val="003F7F14"/>
    <w:rsid w:val="00401762"/>
    <w:rsid w:val="004030DE"/>
    <w:rsid w:val="0040387F"/>
    <w:rsid w:val="0040416D"/>
    <w:rsid w:val="0040482A"/>
    <w:rsid w:val="00405069"/>
    <w:rsid w:val="004051D9"/>
    <w:rsid w:val="00405833"/>
    <w:rsid w:val="0041089E"/>
    <w:rsid w:val="004121C3"/>
    <w:rsid w:val="00413B95"/>
    <w:rsid w:val="0041491F"/>
    <w:rsid w:val="00415B87"/>
    <w:rsid w:val="00415BD6"/>
    <w:rsid w:val="00416EA5"/>
    <w:rsid w:val="004203B9"/>
    <w:rsid w:val="00421811"/>
    <w:rsid w:val="0042413A"/>
    <w:rsid w:val="00425138"/>
    <w:rsid w:val="00425414"/>
    <w:rsid w:val="00425F1C"/>
    <w:rsid w:val="00426730"/>
    <w:rsid w:val="00427389"/>
    <w:rsid w:val="004316A9"/>
    <w:rsid w:val="00432247"/>
    <w:rsid w:val="0043247D"/>
    <w:rsid w:val="004326B1"/>
    <w:rsid w:val="00433124"/>
    <w:rsid w:val="004332D7"/>
    <w:rsid w:val="00433B55"/>
    <w:rsid w:val="00434F28"/>
    <w:rsid w:val="004355B7"/>
    <w:rsid w:val="00435EAA"/>
    <w:rsid w:val="00436DD8"/>
    <w:rsid w:val="0044096B"/>
    <w:rsid w:val="00440D95"/>
    <w:rsid w:val="00440FC7"/>
    <w:rsid w:val="00441C17"/>
    <w:rsid w:val="00444A83"/>
    <w:rsid w:val="00444D87"/>
    <w:rsid w:val="00446084"/>
    <w:rsid w:val="00446798"/>
    <w:rsid w:val="004476B5"/>
    <w:rsid w:val="00447ABF"/>
    <w:rsid w:val="0045323B"/>
    <w:rsid w:val="004532DA"/>
    <w:rsid w:val="004551F6"/>
    <w:rsid w:val="0046170F"/>
    <w:rsid w:val="004628F1"/>
    <w:rsid w:val="00464173"/>
    <w:rsid w:val="004648FE"/>
    <w:rsid w:val="00465391"/>
    <w:rsid w:val="00465F66"/>
    <w:rsid w:val="00465FEB"/>
    <w:rsid w:val="004700CA"/>
    <w:rsid w:val="00471A99"/>
    <w:rsid w:val="004755A2"/>
    <w:rsid w:val="00475EEA"/>
    <w:rsid w:val="004760CE"/>
    <w:rsid w:val="004763B4"/>
    <w:rsid w:val="0048053E"/>
    <w:rsid w:val="00480A0D"/>
    <w:rsid w:val="00480DCE"/>
    <w:rsid w:val="0048303D"/>
    <w:rsid w:val="004832F7"/>
    <w:rsid w:val="00483495"/>
    <w:rsid w:val="004835B8"/>
    <w:rsid w:val="00483607"/>
    <w:rsid w:val="00486A98"/>
    <w:rsid w:val="0049274B"/>
    <w:rsid w:val="00492963"/>
    <w:rsid w:val="00492D14"/>
    <w:rsid w:val="004931AF"/>
    <w:rsid w:val="004937E1"/>
    <w:rsid w:val="004939EC"/>
    <w:rsid w:val="00494E9F"/>
    <w:rsid w:val="00495252"/>
    <w:rsid w:val="00496A9D"/>
    <w:rsid w:val="00497AED"/>
    <w:rsid w:val="00497D5E"/>
    <w:rsid w:val="004A02C2"/>
    <w:rsid w:val="004A1A79"/>
    <w:rsid w:val="004A35E3"/>
    <w:rsid w:val="004A3798"/>
    <w:rsid w:val="004A397A"/>
    <w:rsid w:val="004A41D0"/>
    <w:rsid w:val="004A4656"/>
    <w:rsid w:val="004A52AC"/>
    <w:rsid w:val="004A6B8B"/>
    <w:rsid w:val="004A70C0"/>
    <w:rsid w:val="004A72E6"/>
    <w:rsid w:val="004A7479"/>
    <w:rsid w:val="004A793C"/>
    <w:rsid w:val="004B053A"/>
    <w:rsid w:val="004B14F9"/>
    <w:rsid w:val="004B166A"/>
    <w:rsid w:val="004B513D"/>
    <w:rsid w:val="004B52B5"/>
    <w:rsid w:val="004B766D"/>
    <w:rsid w:val="004B779A"/>
    <w:rsid w:val="004B7EE0"/>
    <w:rsid w:val="004C00D6"/>
    <w:rsid w:val="004C0FB1"/>
    <w:rsid w:val="004C12FC"/>
    <w:rsid w:val="004C1505"/>
    <w:rsid w:val="004C24BE"/>
    <w:rsid w:val="004C3AD0"/>
    <w:rsid w:val="004C44DF"/>
    <w:rsid w:val="004C4BBD"/>
    <w:rsid w:val="004C6543"/>
    <w:rsid w:val="004C7950"/>
    <w:rsid w:val="004D1228"/>
    <w:rsid w:val="004D1CB8"/>
    <w:rsid w:val="004D24BB"/>
    <w:rsid w:val="004D29AA"/>
    <w:rsid w:val="004D2DE4"/>
    <w:rsid w:val="004D3C8C"/>
    <w:rsid w:val="004D417C"/>
    <w:rsid w:val="004D4292"/>
    <w:rsid w:val="004D4E55"/>
    <w:rsid w:val="004D51A0"/>
    <w:rsid w:val="004D54AB"/>
    <w:rsid w:val="004D6140"/>
    <w:rsid w:val="004D62BC"/>
    <w:rsid w:val="004D645B"/>
    <w:rsid w:val="004D6C3D"/>
    <w:rsid w:val="004E106C"/>
    <w:rsid w:val="004E26F4"/>
    <w:rsid w:val="004E35F5"/>
    <w:rsid w:val="004E43AB"/>
    <w:rsid w:val="004E4902"/>
    <w:rsid w:val="004E4CBC"/>
    <w:rsid w:val="004E5C11"/>
    <w:rsid w:val="004E6FD7"/>
    <w:rsid w:val="004E7229"/>
    <w:rsid w:val="004E7AB4"/>
    <w:rsid w:val="004F027E"/>
    <w:rsid w:val="004F02F4"/>
    <w:rsid w:val="004F0D11"/>
    <w:rsid w:val="004F1F21"/>
    <w:rsid w:val="004F7DF4"/>
    <w:rsid w:val="00500064"/>
    <w:rsid w:val="005000A9"/>
    <w:rsid w:val="005002C4"/>
    <w:rsid w:val="0050104E"/>
    <w:rsid w:val="00501EC6"/>
    <w:rsid w:val="00503AFA"/>
    <w:rsid w:val="00505CD5"/>
    <w:rsid w:val="0051144E"/>
    <w:rsid w:val="00511912"/>
    <w:rsid w:val="00511D67"/>
    <w:rsid w:val="00513E92"/>
    <w:rsid w:val="0051502E"/>
    <w:rsid w:val="00515A7D"/>
    <w:rsid w:val="00515B85"/>
    <w:rsid w:val="00516830"/>
    <w:rsid w:val="0051698A"/>
    <w:rsid w:val="0051703D"/>
    <w:rsid w:val="0051743D"/>
    <w:rsid w:val="00517714"/>
    <w:rsid w:val="00517A19"/>
    <w:rsid w:val="00517DE5"/>
    <w:rsid w:val="0052243E"/>
    <w:rsid w:val="0052486A"/>
    <w:rsid w:val="00524A12"/>
    <w:rsid w:val="00524CA0"/>
    <w:rsid w:val="005253C9"/>
    <w:rsid w:val="00526B17"/>
    <w:rsid w:val="005275EE"/>
    <w:rsid w:val="00527F2F"/>
    <w:rsid w:val="00530015"/>
    <w:rsid w:val="00530118"/>
    <w:rsid w:val="0053036D"/>
    <w:rsid w:val="005306C5"/>
    <w:rsid w:val="00530EF6"/>
    <w:rsid w:val="005323C7"/>
    <w:rsid w:val="0053245A"/>
    <w:rsid w:val="00533602"/>
    <w:rsid w:val="00536E5E"/>
    <w:rsid w:val="005406F7"/>
    <w:rsid w:val="0054131C"/>
    <w:rsid w:val="00542245"/>
    <w:rsid w:val="00542FD1"/>
    <w:rsid w:val="00543011"/>
    <w:rsid w:val="0054476A"/>
    <w:rsid w:val="0054637F"/>
    <w:rsid w:val="00546CF1"/>
    <w:rsid w:val="00547556"/>
    <w:rsid w:val="00547CBE"/>
    <w:rsid w:val="00550D9C"/>
    <w:rsid w:val="00551403"/>
    <w:rsid w:val="005517B7"/>
    <w:rsid w:val="0055282D"/>
    <w:rsid w:val="00552E28"/>
    <w:rsid w:val="00554AEE"/>
    <w:rsid w:val="00554C88"/>
    <w:rsid w:val="005610C8"/>
    <w:rsid w:val="005619A3"/>
    <w:rsid w:val="00562582"/>
    <w:rsid w:val="00563B04"/>
    <w:rsid w:val="00563E6A"/>
    <w:rsid w:val="005656FA"/>
    <w:rsid w:val="0056726B"/>
    <w:rsid w:val="00567B25"/>
    <w:rsid w:val="00567C79"/>
    <w:rsid w:val="00570931"/>
    <w:rsid w:val="0057212B"/>
    <w:rsid w:val="005722D3"/>
    <w:rsid w:val="00572E50"/>
    <w:rsid w:val="00573F7A"/>
    <w:rsid w:val="00574151"/>
    <w:rsid w:val="005743A9"/>
    <w:rsid w:val="00576844"/>
    <w:rsid w:val="005774A4"/>
    <w:rsid w:val="00580C87"/>
    <w:rsid w:val="00581619"/>
    <w:rsid w:val="00581770"/>
    <w:rsid w:val="00583335"/>
    <w:rsid w:val="00584B36"/>
    <w:rsid w:val="00584CB3"/>
    <w:rsid w:val="0058560A"/>
    <w:rsid w:val="00585BE2"/>
    <w:rsid w:val="00586A8C"/>
    <w:rsid w:val="00586E5F"/>
    <w:rsid w:val="00590113"/>
    <w:rsid w:val="00590549"/>
    <w:rsid w:val="00592519"/>
    <w:rsid w:val="00593009"/>
    <w:rsid w:val="00593BFB"/>
    <w:rsid w:val="0059495A"/>
    <w:rsid w:val="00594F2C"/>
    <w:rsid w:val="005951FF"/>
    <w:rsid w:val="005978E3"/>
    <w:rsid w:val="005A045C"/>
    <w:rsid w:val="005A0F28"/>
    <w:rsid w:val="005A100E"/>
    <w:rsid w:val="005A2746"/>
    <w:rsid w:val="005A51D5"/>
    <w:rsid w:val="005A52B7"/>
    <w:rsid w:val="005B0353"/>
    <w:rsid w:val="005B09DC"/>
    <w:rsid w:val="005B1DD7"/>
    <w:rsid w:val="005B6492"/>
    <w:rsid w:val="005B6A2A"/>
    <w:rsid w:val="005B7891"/>
    <w:rsid w:val="005C02B0"/>
    <w:rsid w:val="005C0834"/>
    <w:rsid w:val="005C28D5"/>
    <w:rsid w:val="005C3183"/>
    <w:rsid w:val="005C4F5E"/>
    <w:rsid w:val="005C5255"/>
    <w:rsid w:val="005C538E"/>
    <w:rsid w:val="005C5678"/>
    <w:rsid w:val="005C7186"/>
    <w:rsid w:val="005D2534"/>
    <w:rsid w:val="005D49A2"/>
    <w:rsid w:val="005D4B06"/>
    <w:rsid w:val="005D51C2"/>
    <w:rsid w:val="005D5D22"/>
    <w:rsid w:val="005D6ADF"/>
    <w:rsid w:val="005E258E"/>
    <w:rsid w:val="005E4323"/>
    <w:rsid w:val="005E44AC"/>
    <w:rsid w:val="005E469E"/>
    <w:rsid w:val="005E6785"/>
    <w:rsid w:val="005E695D"/>
    <w:rsid w:val="005E7265"/>
    <w:rsid w:val="005E7491"/>
    <w:rsid w:val="005E7889"/>
    <w:rsid w:val="005F09F1"/>
    <w:rsid w:val="005F2AC1"/>
    <w:rsid w:val="005F3C80"/>
    <w:rsid w:val="005F5F2F"/>
    <w:rsid w:val="005F6AB6"/>
    <w:rsid w:val="005F6EE4"/>
    <w:rsid w:val="005F7D57"/>
    <w:rsid w:val="00600074"/>
    <w:rsid w:val="00600752"/>
    <w:rsid w:val="0060130E"/>
    <w:rsid w:val="00601C8A"/>
    <w:rsid w:val="006023BB"/>
    <w:rsid w:val="00603780"/>
    <w:rsid w:val="00603B08"/>
    <w:rsid w:val="00603DCB"/>
    <w:rsid w:val="0060418B"/>
    <w:rsid w:val="00604422"/>
    <w:rsid w:val="0060470A"/>
    <w:rsid w:val="0061038C"/>
    <w:rsid w:val="006107F2"/>
    <w:rsid w:val="00610A4F"/>
    <w:rsid w:val="00611654"/>
    <w:rsid w:val="006116EE"/>
    <w:rsid w:val="006137DD"/>
    <w:rsid w:val="00613D7C"/>
    <w:rsid w:val="00615BF4"/>
    <w:rsid w:val="00615E72"/>
    <w:rsid w:val="006163AB"/>
    <w:rsid w:val="00620FA4"/>
    <w:rsid w:val="00621189"/>
    <w:rsid w:val="00621547"/>
    <w:rsid w:val="00621613"/>
    <w:rsid w:val="006216FC"/>
    <w:rsid w:val="00622C50"/>
    <w:rsid w:val="00623DA3"/>
    <w:rsid w:val="006240A1"/>
    <w:rsid w:val="00624EAB"/>
    <w:rsid w:val="0062517B"/>
    <w:rsid w:val="00626EE9"/>
    <w:rsid w:val="0063008F"/>
    <w:rsid w:val="0063020B"/>
    <w:rsid w:val="00631FF5"/>
    <w:rsid w:val="00632CD9"/>
    <w:rsid w:val="00634A7E"/>
    <w:rsid w:val="00634E62"/>
    <w:rsid w:val="00635471"/>
    <w:rsid w:val="006367C5"/>
    <w:rsid w:val="00636A15"/>
    <w:rsid w:val="00637180"/>
    <w:rsid w:val="0064056D"/>
    <w:rsid w:val="00640CEA"/>
    <w:rsid w:val="00642C98"/>
    <w:rsid w:val="006432D8"/>
    <w:rsid w:val="00643843"/>
    <w:rsid w:val="0064392E"/>
    <w:rsid w:val="0064631A"/>
    <w:rsid w:val="00647060"/>
    <w:rsid w:val="00647D1E"/>
    <w:rsid w:val="00653A25"/>
    <w:rsid w:val="00653B24"/>
    <w:rsid w:val="00656111"/>
    <w:rsid w:val="00660A2C"/>
    <w:rsid w:val="00660A68"/>
    <w:rsid w:val="00661843"/>
    <w:rsid w:val="0066186E"/>
    <w:rsid w:val="00662057"/>
    <w:rsid w:val="0066219F"/>
    <w:rsid w:val="00662691"/>
    <w:rsid w:val="006646FF"/>
    <w:rsid w:val="00664FFA"/>
    <w:rsid w:val="00665A08"/>
    <w:rsid w:val="00667A91"/>
    <w:rsid w:val="00671263"/>
    <w:rsid w:val="006729A0"/>
    <w:rsid w:val="00672E9D"/>
    <w:rsid w:val="00674292"/>
    <w:rsid w:val="00676039"/>
    <w:rsid w:val="00676A71"/>
    <w:rsid w:val="00680076"/>
    <w:rsid w:val="00680F62"/>
    <w:rsid w:val="00681028"/>
    <w:rsid w:val="00681FCB"/>
    <w:rsid w:val="00682214"/>
    <w:rsid w:val="006830C8"/>
    <w:rsid w:val="006849AD"/>
    <w:rsid w:val="00684E8B"/>
    <w:rsid w:val="006850B8"/>
    <w:rsid w:val="006859D8"/>
    <w:rsid w:val="006864A6"/>
    <w:rsid w:val="00686BD1"/>
    <w:rsid w:val="00687850"/>
    <w:rsid w:val="006879EB"/>
    <w:rsid w:val="00687D6C"/>
    <w:rsid w:val="00691954"/>
    <w:rsid w:val="00691E4D"/>
    <w:rsid w:val="006926A5"/>
    <w:rsid w:val="006947A6"/>
    <w:rsid w:val="00695BF4"/>
    <w:rsid w:val="006966D8"/>
    <w:rsid w:val="0069688B"/>
    <w:rsid w:val="006969E0"/>
    <w:rsid w:val="00696DC7"/>
    <w:rsid w:val="006A1109"/>
    <w:rsid w:val="006A1855"/>
    <w:rsid w:val="006A2765"/>
    <w:rsid w:val="006A455C"/>
    <w:rsid w:val="006A6219"/>
    <w:rsid w:val="006A6F0F"/>
    <w:rsid w:val="006A79BB"/>
    <w:rsid w:val="006A7EB9"/>
    <w:rsid w:val="006B0CF7"/>
    <w:rsid w:val="006B1089"/>
    <w:rsid w:val="006B1862"/>
    <w:rsid w:val="006B1E1A"/>
    <w:rsid w:val="006B2672"/>
    <w:rsid w:val="006B4049"/>
    <w:rsid w:val="006B4A42"/>
    <w:rsid w:val="006B5A10"/>
    <w:rsid w:val="006B5FF2"/>
    <w:rsid w:val="006C0E58"/>
    <w:rsid w:val="006C18AF"/>
    <w:rsid w:val="006C1C48"/>
    <w:rsid w:val="006C411C"/>
    <w:rsid w:val="006C4AB7"/>
    <w:rsid w:val="006C5C07"/>
    <w:rsid w:val="006C76B8"/>
    <w:rsid w:val="006D045A"/>
    <w:rsid w:val="006D1884"/>
    <w:rsid w:val="006D1A4B"/>
    <w:rsid w:val="006D1FB3"/>
    <w:rsid w:val="006D397A"/>
    <w:rsid w:val="006D3E19"/>
    <w:rsid w:val="006D45AC"/>
    <w:rsid w:val="006D461E"/>
    <w:rsid w:val="006D4947"/>
    <w:rsid w:val="006D4C3F"/>
    <w:rsid w:val="006D5C8A"/>
    <w:rsid w:val="006D77CB"/>
    <w:rsid w:val="006D7B4C"/>
    <w:rsid w:val="006E102E"/>
    <w:rsid w:val="006E38D8"/>
    <w:rsid w:val="006E5150"/>
    <w:rsid w:val="006E55FB"/>
    <w:rsid w:val="006E6262"/>
    <w:rsid w:val="006E64EA"/>
    <w:rsid w:val="006E7B56"/>
    <w:rsid w:val="006F002A"/>
    <w:rsid w:val="006F12F8"/>
    <w:rsid w:val="006F1E08"/>
    <w:rsid w:val="006F2841"/>
    <w:rsid w:val="006F2952"/>
    <w:rsid w:val="006F2AD4"/>
    <w:rsid w:val="006F3BFF"/>
    <w:rsid w:val="006F41E4"/>
    <w:rsid w:val="006F47FD"/>
    <w:rsid w:val="006F5762"/>
    <w:rsid w:val="006F5A4F"/>
    <w:rsid w:val="006F5C34"/>
    <w:rsid w:val="006F7C22"/>
    <w:rsid w:val="00700285"/>
    <w:rsid w:val="0070123B"/>
    <w:rsid w:val="00701F18"/>
    <w:rsid w:val="00702A14"/>
    <w:rsid w:val="00702A9D"/>
    <w:rsid w:val="00702F1A"/>
    <w:rsid w:val="00702FD5"/>
    <w:rsid w:val="00703615"/>
    <w:rsid w:val="00703A89"/>
    <w:rsid w:val="007050F3"/>
    <w:rsid w:val="00705735"/>
    <w:rsid w:val="00705971"/>
    <w:rsid w:val="007059CD"/>
    <w:rsid w:val="00705D56"/>
    <w:rsid w:val="007139F4"/>
    <w:rsid w:val="00713EF5"/>
    <w:rsid w:val="00714332"/>
    <w:rsid w:val="007153AC"/>
    <w:rsid w:val="0071607E"/>
    <w:rsid w:val="007160CC"/>
    <w:rsid w:val="00717390"/>
    <w:rsid w:val="00717EFF"/>
    <w:rsid w:val="00721894"/>
    <w:rsid w:val="007229C7"/>
    <w:rsid w:val="00722D14"/>
    <w:rsid w:val="00723162"/>
    <w:rsid w:val="007234AA"/>
    <w:rsid w:val="00723807"/>
    <w:rsid w:val="0072434F"/>
    <w:rsid w:val="0072458B"/>
    <w:rsid w:val="00724BC0"/>
    <w:rsid w:val="00726209"/>
    <w:rsid w:val="00726C93"/>
    <w:rsid w:val="00726EF8"/>
    <w:rsid w:val="007275EE"/>
    <w:rsid w:val="00727DEC"/>
    <w:rsid w:val="00730F91"/>
    <w:rsid w:val="00732432"/>
    <w:rsid w:val="00732D37"/>
    <w:rsid w:val="007351D3"/>
    <w:rsid w:val="007358A9"/>
    <w:rsid w:val="0073741E"/>
    <w:rsid w:val="007400D7"/>
    <w:rsid w:val="007403F1"/>
    <w:rsid w:val="00741037"/>
    <w:rsid w:val="00741E3B"/>
    <w:rsid w:val="007423C2"/>
    <w:rsid w:val="00742CDE"/>
    <w:rsid w:val="0074340C"/>
    <w:rsid w:val="007435DD"/>
    <w:rsid w:val="00744231"/>
    <w:rsid w:val="00744F40"/>
    <w:rsid w:val="00745D38"/>
    <w:rsid w:val="00746518"/>
    <w:rsid w:val="00746D51"/>
    <w:rsid w:val="00746F85"/>
    <w:rsid w:val="00746F8F"/>
    <w:rsid w:val="00752078"/>
    <w:rsid w:val="007527F3"/>
    <w:rsid w:val="00755550"/>
    <w:rsid w:val="00755CAE"/>
    <w:rsid w:val="0075645E"/>
    <w:rsid w:val="007566A5"/>
    <w:rsid w:val="007577D3"/>
    <w:rsid w:val="0076093E"/>
    <w:rsid w:val="00760FEE"/>
    <w:rsid w:val="00762999"/>
    <w:rsid w:val="007637C6"/>
    <w:rsid w:val="0076445C"/>
    <w:rsid w:val="007713FD"/>
    <w:rsid w:val="007727D0"/>
    <w:rsid w:val="00772C6A"/>
    <w:rsid w:val="0077317D"/>
    <w:rsid w:val="0077643B"/>
    <w:rsid w:val="00776633"/>
    <w:rsid w:val="00777F45"/>
    <w:rsid w:val="007812AE"/>
    <w:rsid w:val="0078156A"/>
    <w:rsid w:val="00783FC7"/>
    <w:rsid w:val="00785CBF"/>
    <w:rsid w:val="00785F15"/>
    <w:rsid w:val="007876BE"/>
    <w:rsid w:val="00790385"/>
    <w:rsid w:val="00792E3F"/>
    <w:rsid w:val="007938EF"/>
    <w:rsid w:val="00794B70"/>
    <w:rsid w:val="00794BB0"/>
    <w:rsid w:val="00796E1A"/>
    <w:rsid w:val="00797881"/>
    <w:rsid w:val="007A0083"/>
    <w:rsid w:val="007A07B2"/>
    <w:rsid w:val="007A0DFC"/>
    <w:rsid w:val="007A0E5F"/>
    <w:rsid w:val="007A3350"/>
    <w:rsid w:val="007A4253"/>
    <w:rsid w:val="007A430F"/>
    <w:rsid w:val="007A4407"/>
    <w:rsid w:val="007A4960"/>
    <w:rsid w:val="007A5FBD"/>
    <w:rsid w:val="007A62D9"/>
    <w:rsid w:val="007A6F86"/>
    <w:rsid w:val="007B13AF"/>
    <w:rsid w:val="007B1659"/>
    <w:rsid w:val="007B2872"/>
    <w:rsid w:val="007B2CDB"/>
    <w:rsid w:val="007B2CF9"/>
    <w:rsid w:val="007B318D"/>
    <w:rsid w:val="007B5C72"/>
    <w:rsid w:val="007B77CA"/>
    <w:rsid w:val="007C0CFA"/>
    <w:rsid w:val="007C2056"/>
    <w:rsid w:val="007C3A92"/>
    <w:rsid w:val="007C3C3B"/>
    <w:rsid w:val="007C4EA4"/>
    <w:rsid w:val="007C51FC"/>
    <w:rsid w:val="007C7BD6"/>
    <w:rsid w:val="007D003E"/>
    <w:rsid w:val="007D2244"/>
    <w:rsid w:val="007D4B6D"/>
    <w:rsid w:val="007D50A3"/>
    <w:rsid w:val="007D5C41"/>
    <w:rsid w:val="007D5D30"/>
    <w:rsid w:val="007D65D2"/>
    <w:rsid w:val="007D6850"/>
    <w:rsid w:val="007D6CE0"/>
    <w:rsid w:val="007D6FFF"/>
    <w:rsid w:val="007D7BEB"/>
    <w:rsid w:val="007E0ADD"/>
    <w:rsid w:val="007E0BBD"/>
    <w:rsid w:val="007E2FFC"/>
    <w:rsid w:val="007E3BB7"/>
    <w:rsid w:val="007E4714"/>
    <w:rsid w:val="007E48D4"/>
    <w:rsid w:val="007E4916"/>
    <w:rsid w:val="007E6231"/>
    <w:rsid w:val="007E6AFB"/>
    <w:rsid w:val="007F01A0"/>
    <w:rsid w:val="007F0F34"/>
    <w:rsid w:val="007F1164"/>
    <w:rsid w:val="007F327F"/>
    <w:rsid w:val="007F33BA"/>
    <w:rsid w:val="007F4108"/>
    <w:rsid w:val="007F55E5"/>
    <w:rsid w:val="007F6186"/>
    <w:rsid w:val="007F6189"/>
    <w:rsid w:val="007F61BE"/>
    <w:rsid w:val="007F67D1"/>
    <w:rsid w:val="007F7E20"/>
    <w:rsid w:val="00800292"/>
    <w:rsid w:val="00800518"/>
    <w:rsid w:val="00801433"/>
    <w:rsid w:val="00803CD1"/>
    <w:rsid w:val="0080435A"/>
    <w:rsid w:val="008046FE"/>
    <w:rsid w:val="0080649D"/>
    <w:rsid w:val="00806AE3"/>
    <w:rsid w:val="00806F0D"/>
    <w:rsid w:val="008075DF"/>
    <w:rsid w:val="00810D70"/>
    <w:rsid w:val="008111D0"/>
    <w:rsid w:val="00811637"/>
    <w:rsid w:val="008125E9"/>
    <w:rsid w:val="0081360E"/>
    <w:rsid w:val="00813A13"/>
    <w:rsid w:val="0081737A"/>
    <w:rsid w:val="00817C12"/>
    <w:rsid w:val="008212D7"/>
    <w:rsid w:val="00822A98"/>
    <w:rsid w:val="0082676D"/>
    <w:rsid w:val="00827D7B"/>
    <w:rsid w:val="0083235C"/>
    <w:rsid w:val="00832CBD"/>
    <w:rsid w:val="008338EA"/>
    <w:rsid w:val="0083478A"/>
    <w:rsid w:val="0083756C"/>
    <w:rsid w:val="008376C9"/>
    <w:rsid w:val="00837756"/>
    <w:rsid w:val="00840130"/>
    <w:rsid w:val="0084027F"/>
    <w:rsid w:val="00840D79"/>
    <w:rsid w:val="00840F34"/>
    <w:rsid w:val="008413A0"/>
    <w:rsid w:val="00841530"/>
    <w:rsid w:val="00842006"/>
    <w:rsid w:val="008431A7"/>
    <w:rsid w:val="008433B7"/>
    <w:rsid w:val="00843557"/>
    <w:rsid w:val="00844AC9"/>
    <w:rsid w:val="00844C7F"/>
    <w:rsid w:val="00845C30"/>
    <w:rsid w:val="00846A36"/>
    <w:rsid w:val="0085058D"/>
    <w:rsid w:val="0085121A"/>
    <w:rsid w:val="008561B6"/>
    <w:rsid w:val="00860770"/>
    <w:rsid w:val="00861ED4"/>
    <w:rsid w:val="00862291"/>
    <w:rsid w:val="0086299B"/>
    <w:rsid w:val="00862DD3"/>
    <w:rsid w:val="00863283"/>
    <w:rsid w:val="00863B71"/>
    <w:rsid w:val="00864A26"/>
    <w:rsid w:val="00865436"/>
    <w:rsid w:val="00867373"/>
    <w:rsid w:val="008705F3"/>
    <w:rsid w:val="00870AFC"/>
    <w:rsid w:val="00870DD2"/>
    <w:rsid w:val="008723F7"/>
    <w:rsid w:val="008726A7"/>
    <w:rsid w:val="00874924"/>
    <w:rsid w:val="00875865"/>
    <w:rsid w:val="00876E4B"/>
    <w:rsid w:val="008804A8"/>
    <w:rsid w:val="0088277A"/>
    <w:rsid w:val="00883C65"/>
    <w:rsid w:val="008855BA"/>
    <w:rsid w:val="0088738A"/>
    <w:rsid w:val="00890449"/>
    <w:rsid w:val="008937BC"/>
    <w:rsid w:val="00894AE4"/>
    <w:rsid w:val="00894DAE"/>
    <w:rsid w:val="00896EDF"/>
    <w:rsid w:val="008A0040"/>
    <w:rsid w:val="008A06BF"/>
    <w:rsid w:val="008A15F2"/>
    <w:rsid w:val="008A1973"/>
    <w:rsid w:val="008A2748"/>
    <w:rsid w:val="008A375B"/>
    <w:rsid w:val="008A3F59"/>
    <w:rsid w:val="008A40FA"/>
    <w:rsid w:val="008A4361"/>
    <w:rsid w:val="008A78A6"/>
    <w:rsid w:val="008B1380"/>
    <w:rsid w:val="008B2718"/>
    <w:rsid w:val="008B282F"/>
    <w:rsid w:val="008B295B"/>
    <w:rsid w:val="008B2986"/>
    <w:rsid w:val="008B32F5"/>
    <w:rsid w:val="008B3375"/>
    <w:rsid w:val="008B3BB5"/>
    <w:rsid w:val="008B7542"/>
    <w:rsid w:val="008C105C"/>
    <w:rsid w:val="008C2CE1"/>
    <w:rsid w:val="008C4EAD"/>
    <w:rsid w:val="008C5490"/>
    <w:rsid w:val="008C55CA"/>
    <w:rsid w:val="008C59D8"/>
    <w:rsid w:val="008C5D9C"/>
    <w:rsid w:val="008C649C"/>
    <w:rsid w:val="008C6919"/>
    <w:rsid w:val="008C746C"/>
    <w:rsid w:val="008D00E4"/>
    <w:rsid w:val="008D0781"/>
    <w:rsid w:val="008D0FDE"/>
    <w:rsid w:val="008D125C"/>
    <w:rsid w:val="008D23AF"/>
    <w:rsid w:val="008D312D"/>
    <w:rsid w:val="008D324A"/>
    <w:rsid w:val="008D374D"/>
    <w:rsid w:val="008D5374"/>
    <w:rsid w:val="008D55A8"/>
    <w:rsid w:val="008D57D4"/>
    <w:rsid w:val="008D5D08"/>
    <w:rsid w:val="008D6208"/>
    <w:rsid w:val="008D75BE"/>
    <w:rsid w:val="008D7BA7"/>
    <w:rsid w:val="008D7FC5"/>
    <w:rsid w:val="008E0C62"/>
    <w:rsid w:val="008E1043"/>
    <w:rsid w:val="008E43D7"/>
    <w:rsid w:val="008E47C6"/>
    <w:rsid w:val="008E4E94"/>
    <w:rsid w:val="008E6CAC"/>
    <w:rsid w:val="008F0C8D"/>
    <w:rsid w:val="008F1650"/>
    <w:rsid w:val="008F2075"/>
    <w:rsid w:val="008F32CF"/>
    <w:rsid w:val="008F4E2F"/>
    <w:rsid w:val="008F5223"/>
    <w:rsid w:val="008F698C"/>
    <w:rsid w:val="008F6D7F"/>
    <w:rsid w:val="008F7D34"/>
    <w:rsid w:val="008F7E21"/>
    <w:rsid w:val="008F7E73"/>
    <w:rsid w:val="008F7F79"/>
    <w:rsid w:val="00900000"/>
    <w:rsid w:val="0090056C"/>
    <w:rsid w:val="00901004"/>
    <w:rsid w:val="00901879"/>
    <w:rsid w:val="00903A69"/>
    <w:rsid w:val="00903F72"/>
    <w:rsid w:val="00904B1F"/>
    <w:rsid w:val="00904CD6"/>
    <w:rsid w:val="00905DDA"/>
    <w:rsid w:val="00905DFA"/>
    <w:rsid w:val="00905E1F"/>
    <w:rsid w:val="00905FCC"/>
    <w:rsid w:val="00906106"/>
    <w:rsid w:val="009069E0"/>
    <w:rsid w:val="00906B6B"/>
    <w:rsid w:val="00906C08"/>
    <w:rsid w:val="00907CB2"/>
    <w:rsid w:val="0091149D"/>
    <w:rsid w:val="00911BB7"/>
    <w:rsid w:val="00912ABA"/>
    <w:rsid w:val="00912C62"/>
    <w:rsid w:val="00914316"/>
    <w:rsid w:val="00914CD9"/>
    <w:rsid w:val="009170AA"/>
    <w:rsid w:val="0091780D"/>
    <w:rsid w:val="00917875"/>
    <w:rsid w:val="00920786"/>
    <w:rsid w:val="009215BF"/>
    <w:rsid w:val="00922D0F"/>
    <w:rsid w:val="00923421"/>
    <w:rsid w:val="00924551"/>
    <w:rsid w:val="009246BE"/>
    <w:rsid w:val="00924867"/>
    <w:rsid w:val="009260D8"/>
    <w:rsid w:val="0092713C"/>
    <w:rsid w:val="009272F8"/>
    <w:rsid w:val="009273CD"/>
    <w:rsid w:val="009305B8"/>
    <w:rsid w:val="00930796"/>
    <w:rsid w:val="009321D1"/>
    <w:rsid w:val="00932E94"/>
    <w:rsid w:val="00933B2A"/>
    <w:rsid w:val="009340D0"/>
    <w:rsid w:val="00934335"/>
    <w:rsid w:val="00934450"/>
    <w:rsid w:val="00934526"/>
    <w:rsid w:val="0093458C"/>
    <w:rsid w:val="00936206"/>
    <w:rsid w:val="009362B0"/>
    <w:rsid w:val="00936410"/>
    <w:rsid w:val="0093649A"/>
    <w:rsid w:val="009378C0"/>
    <w:rsid w:val="00940C17"/>
    <w:rsid w:val="009417EC"/>
    <w:rsid w:val="00941E04"/>
    <w:rsid w:val="009426C0"/>
    <w:rsid w:val="0094361F"/>
    <w:rsid w:val="0094426D"/>
    <w:rsid w:val="009446AE"/>
    <w:rsid w:val="00944AEC"/>
    <w:rsid w:val="00946A74"/>
    <w:rsid w:val="00946BFA"/>
    <w:rsid w:val="0094758F"/>
    <w:rsid w:val="0095075E"/>
    <w:rsid w:val="009516DC"/>
    <w:rsid w:val="0095229B"/>
    <w:rsid w:val="00953062"/>
    <w:rsid w:val="00954DA1"/>
    <w:rsid w:val="00955336"/>
    <w:rsid w:val="00956018"/>
    <w:rsid w:val="00956292"/>
    <w:rsid w:val="00956404"/>
    <w:rsid w:val="00956FAC"/>
    <w:rsid w:val="00957B61"/>
    <w:rsid w:val="00960690"/>
    <w:rsid w:val="009607EC"/>
    <w:rsid w:val="00961B33"/>
    <w:rsid w:val="00961D75"/>
    <w:rsid w:val="00961DEC"/>
    <w:rsid w:val="009624C8"/>
    <w:rsid w:val="00963C9A"/>
    <w:rsid w:val="009641A0"/>
    <w:rsid w:val="00966372"/>
    <w:rsid w:val="009664B4"/>
    <w:rsid w:val="009670C9"/>
    <w:rsid w:val="009700CA"/>
    <w:rsid w:val="009709B5"/>
    <w:rsid w:val="00971E98"/>
    <w:rsid w:val="00971F81"/>
    <w:rsid w:val="00972E53"/>
    <w:rsid w:val="00975020"/>
    <w:rsid w:val="00975DA6"/>
    <w:rsid w:val="0098091B"/>
    <w:rsid w:val="009811D9"/>
    <w:rsid w:val="00981257"/>
    <w:rsid w:val="00981524"/>
    <w:rsid w:val="00982B61"/>
    <w:rsid w:val="00982F61"/>
    <w:rsid w:val="009846DE"/>
    <w:rsid w:val="00984B88"/>
    <w:rsid w:val="00985628"/>
    <w:rsid w:val="00985B8E"/>
    <w:rsid w:val="0098611B"/>
    <w:rsid w:val="00986624"/>
    <w:rsid w:val="009866E0"/>
    <w:rsid w:val="00986B0C"/>
    <w:rsid w:val="00990287"/>
    <w:rsid w:val="00992016"/>
    <w:rsid w:val="0099216C"/>
    <w:rsid w:val="00992C50"/>
    <w:rsid w:val="00993116"/>
    <w:rsid w:val="009935D4"/>
    <w:rsid w:val="0099419E"/>
    <w:rsid w:val="00994DD7"/>
    <w:rsid w:val="00995D59"/>
    <w:rsid w:val="00995FEB"/>
    <w:rsid w:val="00996067"/>
    <w:rsid w:val="009974E6"/>
    <w:rsid w:val="009977AB"/>
    <w:rsid w:val="009A00D5"/>
    <w:rsid w:val="009A0400"/>
    <w:rsid w:val="009A1D70"/>
    <w:rsid w:val="009A27F4"/>
    <w:rsid w:val="009A4963"/>
    <w:rsid w:val="009A4AE8"/>
    <w:rsid w:val="009A4B89"/>
    <w:rsid w:val="009A5F0D"/>
    <w:rsid w:val="009A5F38"/>
    <w:rsid w:val="009A613C"/>
    <w:rsid w:val="009A6544"/>
    <w:rsid w:val="009A69F8"/>
    <w:rsid w:val="009A7DDE"/>
    <w:rsid w:val="009B126B"/>
    <w:rsid w:val="009B2012"/>
    <w:rsid w:val="009B2C6D"/>
    <w:rsid w:val="009B2D6B"/>
    <w:rsid w:val="009B2E9E"/>
    <w:rsid w:val="009B3406"/>
    <w:rsid w:val="009B43D1"/>
    <w:rsid w:val="009B4872"/>
    <w:rsid w:val="009B4F16"/>
    <w:rsid w:val="009B5163"/>
    <w:rsid w:val="009B517E"/>
    <w:rsid w:val="009B623F"/>
    <w:rsid w:val="009B74E1"/>
    <w:rsid w:val="009B760A"/>
    <w:rsid w:val="009B7B8F"/>
    <w:rsid w:val="009C11F3"/>
    <w:rsid w:val="009C19E3"/>
    <w:rsid w:val="009C2133"/>
    <w:rsid w:val="009C29CC"/>
    <w:rsid w:val="009C2D99"/>
    <w:rsid w:val="009C3782"/>
    <w:rsid w:val="009C422B"/>
    <w:rsid w:val="009C4479"/>
    <w:rsid w:val="009C52DF"/>
    <w:rsid w:val="009C6BA9"/>
    <w:rsid w:val="009D055B"/>
    <w:rsid w:val="009D1347"/>
    <w:rsid w:val="009D24E3"/>
    <w:rsid w:val="009D328E"/>
    <w:rsid w:val="009D3351"/>
    <w:rsid w:val="009D33F4"/>
    <w:rsid w:val="009D3E88"/>
    <w:rsid w:val="009D3FE7"/>
    <w:rsid w:val="009D531E"/>
    <w:rsid w:val="009D6554"/>
    <w:rsid w:val="009D6DAD"/>
    <w:rsid w:val="009E0447"/>
    <w:rsid w:val="009E1228"/>
    <w:rsid w:val="009E23D9"/>
    <w:rsid w:val="009E2EA8"/>
    <w:rsid w:val="009E4024"/>
    <w:rsid w:val="009E4074"/>
    <w:rsid w:val="009E46B1"/>
    <w:rsid w:val="009E50DA"/>
    <w:rsid w:val="009E5E79"/>
    <w:rsid w:val="009E5E89"/>
    <w:rsid w:val="009E6551"/>
    <w:rsid w:val="009E6601"/>
    <w:rsid w:val="009E719E"/>
    <w:rsid w:val="009F0BA8"/>
    <w:rsid w:val="009F0F86"/>
    <w:rsid w:val="009F17FC"/>
    <w:rsid w:val="009F2AC0"/>
    <w:rsid w:val="009F350F"/>
    <w:rsid w:val="009F3E8E"/>
    <w:rsid w:val="009F46A0"/>
    <w:rsid w:val="009F48B9"/>
    <w:rsid w:val="009F4DB6"/>
    <w:rsid w:val="009F7360"/>
    <w:rsid w:val="00A0065F"/>
    <w:rsid w:val="00A00FE0"/>
    <w:rsid w:val="00A01499"/>
    <w:rsid w:val="00A0224F"/>
    <w:rsid w:val="00A041C8"/>
    <w:rsid w:val="00A04E00"/>
    <w:rsid w:val="00A05102"/>
    <w:rsid w:val="00A05900"/>
    <w:rsid w:val="00A0760E"/>
    <w:rsid w:val="00A07C33"/>
    <w:rsid w:val="00A07F2E"/>
    <w:rsid w:val="00A10E98"/>
    <w:rsid w:val="00A12AA3"/>
    <w:rsid w:val="00A14393"/>
    <w:rsid w:val="00A15100"/>
    <w:rsid w:val="00A15CB3"/>
    <w:rsid w:val="00A16A90"/>
    <w:rsid w:val="00A173A4"/>
    <w:rsid w:val="00A17966"/>
    <w:rsid w:val="00A2104B"/>
    <w:rsid w:val="00A212AF"/>
    <w:rsid w:val="00A219A5"/>
    <w:rsid w:val="00A22141"/>
    <w:rsid w:val="00A223EF"/>
    <w:rsid w:val="00A235FD"/>
    <w:rsid w:val="00A243A3"/>
    <w:rsid w:val="00A25F1B"/>
    <w:rsid w:val="00A272A0"/>
    <w:rsid w:val="00A27D69"/>
    <w:rsid w:val="00A301A2"/>
    <w:rsid w:val="00A33870"/>
    <w:rsid w:val="00A339AA"/>
    <w:rsid w:val="00A33D94"/>
    <w:rsid w:val="00A33FF7"/>
    <w:rsid w:val="00A342CE"/>
    <w:rsid w:val="00A34756"/>
    <w:rsid w:val="00A347CD"/>
    <w:rsid w:val="00A34EF8"/>
    <w:rsid w:val="00A35D15"/>
    <w:rsid w:val="00A37607"/>
    <w:rsid w:val="00A40A7C"/>
    <w:rsid w:val="00A42BCF"/>
    <w:rsid w:val="00A4418F"/>
    <w:rsid w:val="00A4437B"/>
    <w:rsid w:val="00A44DB8"/>
    <w:rsid w:val="00A45963"/>
    <w:rsid w:val="00A45EB3"/>
    <w:rsid w:val="00A466FB"/>
    <w:rsid w:val="00A47548"/>
    <w:rsid w:val="00A47B12"/>
    <w:rsid w:val="00A47CF9"/>
    <w:rsid w:val="00A5100D"/>
    <w:rsid w:val="00A518EF"/>
    <w:rsid w:val="00A529AC"/>
    <w:rsid w:val="00A54152"/>
    <w:rsid w:val="00A548C0"/>
    <w:rsid w:val="00A54C4B"/>
    <w:rsid w:val="00A55717"/>
    <w:rsid w:val="00A5723D"/>
    <w:rsid w:val="00A57953"/>
    <w:rsid w:val="00A600D7"/>
    <w:rsid w:val="00A61F8E"/>
    <w:rsid w:val="00A6237D"/>
    <w:rsid w:val="00A62DDD"/>
    <w:rsid w:val="00A63742"/>
    <w:rsid w:val="00A65152"/>
    <w:rsid w:val="00A651A7"/>
    <w:rsid w:val="00A6570C"/>
    <w:rsid w:val="00A66645"/>
    <w:rsid w:val="00A66664"/>
    <w:rsid w:val="00A67215"/>
    <w:rsid w:val="00A7133E"/>
    <w:rsid w:val="00A713DC"/>
    <w:rsid w:val="00A72A10"/>
    <w:rsid w:val="00A737AA"/>
    <w:rsid w:val="00A74504"/>
    <w:rsid w:val="00A74ED8"/>
    <w:rsid w:val="00A757F9"/>
    <w:rsid w:val="00A773F0"/>
    <w:rsid w:val="00A823D6"/>
    <w:rsid w:val="00A82D32"/>
    <w:rsid w:val="00A83156"/>
    <w:rsid w:val="00A856B4"/>
    <w:rsid w:val="00A85C45"/>
    <w:rsid w:val="00A86279"/>
    <w:rsid w:val="00A86473"/>
    <w:rsid w:val="00A86920"/>
    <w:rsid w:val="00A86CB2"/>
    <w:rsid w:val="00A87094"/>
    <w:rsid w:val="00A870E4"/>
    <w:rsid w:val="00A87830"/>
    <w:rsid w:val="00A87DA1"/>
    <w:rsid w:val="00A91185"/>
    <w:rsid w:val="00A913C7"/>
    <w:rsid w:val="00A94D12"/>
    <w:rsid w:val="00A9548F"/>
    <w:rsid w:val="00A95FA9"/>
    <w:rsid w:val="00A96567"/>
    <w:rsid w:val="00AA127D"/>
    <w:rsid w:val="00AA24C4"/>
    <w:rsid w:val="00AA2716"/>
    <w:rsid w:val="00AA335A"/>
    <w:rsid w:val="00AA3A9D"/>
    <w:rsid w:val="00AA4959"/>
    <w:rsid w:val="00AA691E"/>
    <w:rsid w:val="00AA6F57"/>
    <w:rsid w:val="00AA7A34"/>
    <w:rsid w:val="00AA7DC6"/>
    <w:rsid w:val="00AB0566"/>
    <w:rsid w:val="00AB0761"/>
    <w:rsid w:val="00AB0D3E"/>
    <w:rsid w:val="00AB0E6B"/>
    <w:rsid w:val="00AB2248"/>
    <w:rsid w:val="00AB2877"/>
    <w:rsid w:val="00AB2E65"/>
    <w:rsid w:val="00AB3D9A"/>
    <w:rsid w:val="00AB4C80"/>
    <w:rsid w:val="00AB4ED1"/>
    <w:rsid w:val="00AB529A"/>
    <w:rsid w:val="00AB592F"/>
    <w:rsid w:val="00AB6C46"/>
    <w:rsid w:val="00AB733E"/>
    <w:rsid w:val="00AB7EAF"/>
    <w:rsid w:val="00AB7ECA"/>
    <w:rsid w:val="00AC07A4"/>
    <w:rsid w:val="00AC07CE"/>
    <w:rsid w:val="00AC1538"/>
    <w:rsid w:val="00AC28BC"/>
    <w:rsid w:val="00AC32A3"/>
    <w:rsid w:val="00AC49DE"/>
    <w:rsid w:val="00AC4C22"/>
    <w:rsid w:val="00AC5050"/>
    <w:rsid w:val="00AC58B4"/>
    <w:rsid w:val="00AC612E"/>
    <w:rsid w:val="00AD0AB9"/>
    <w:rsid w:val="00AD32D4"/>
    <w:rsid w:val="00AD5331"/>
    <w:rsid w:val="00AD5675"/>
    <w:rsid w:val="00AD7284"/>
    <w:rsid w:val="00AE0074"/>
    <w:rsid w:val="00AE0889"/>
    <w:rsid w:val="00AE1EB9"/>
    <w:rsid w:val="00AE2FDC"/>
    <w:rsid w:val="00AE4B90"/>
    <w:rsid w:val="00AE5021"/>
    <w:rsid w:val="00AE5215"/>
    <w:rsid w:val="00AE52DC"/>
    <w:rsid w:val="00AE57D7"/>
    <w:rsid w:val="00AE7996"/>
    <w:rsid w:val="00AE7F2F"/>
    <w:rsid w:val="00AF227A"/>
    <w:rsid w:val="00AF34E0"/>
    <w:rsid w:val="00AF3A68"/>
    <w:rsid w:val="00AF5C96"/>
    <w:rsid w:val="00B00D69"/>
    <w:rsid w:val="00B00FA7"/>
    <w:rsid w:val="00B022BE"/>
    <w:rsid w:val="00B02882"/>
    <w:rsid w:val="00B04557"/>
    <w:rsid w:val="00B05DCA"/>
    <w:rsid w:val="00B072CA"/>
    <w:rsid w:val="00B07B46"/>
    <w:rsid w:val="00B10058"/>
    <w:rsid w:val="00B117B3"/>
    <w:rsid w:val="00B121DB"/>
    <w:rsid w:val="00B13C5A"/>
    <w:rsid w:val="00B1458A"/>
    <w:rsid w:val="00B15ED1"/>
    <w:rsid w:val="00B16216"/>
    <w:rsid w:val="00B168EE"/>
    <w:rsid w:val="00B1759E"/>
    <w:rsid w:val="00B177C2"/>
    <w:rsid w:val="00B202A1"/>
    <w:rsid w:val="00B20345"/>
    <w:rsid w:val="00B20DDB"/>
    <w:rsid w:val="00B20E89"/>
    <w:rsid w:val="00B216DF"/>
    <w:rsid w:val="00B220F0"/>
    <w:rsid w:val="00B2220C"/>
    <w:rsid w:val="00B22CAF"/>
    <w:rsid w:val="00B24825"/>
    <w:rsid w:val="00B24929"/>
    <w:rsid w:val="00B25B80"/>
    <w:rsid w:val="00B25F17"/>
    <w:rsid w:val="00B26FFC"/>
    <w:rsid w:val="00B27525"/>
    <w:rsid w:val="00B30CB9"/>
    <w:rsid w:val="00B310A8"/>
    <w:rsid w:val="00B3364A"/>
    <w:rsid w:val="00B33B67"/>
    <w:rsid w:val="00B33E81"/>
    <w:rsid w:val="00B34E3A"/>
    <w:rsid w:val="00B34EC2"/>
    <w:rsid w:val="00B36189"/>
    <w:rsid w:val="00B3679D"/>
    <w:rsid w:val="00B36D05"/>
    <w:rsid w:val="00B40269"/>
    <w:rsid w:val="00B40B94"/>
    <w:rsid w:val="00B40D33"/>
    <w:rsid w:val="00B4114F"/>
    <w:rsid w:val="00B41328"/>
    <w:rsid w:val="00B4277B"/>
    <w:rsid w:val="00B43440"/>
    <w:rsid w:val="00B447A4"/>
    <w:rsid w:val="00B46B99"/>
    <w:rsid w:val="00B474BF"/>
    <w:rsid w:val="00B500F9"/>
    <w:rsid w:val="00B50407"/>
    <w:rsid w:val="00B504CB"/>
    <w:rsid w:val="00B50A9A"/>
    <w:rsid w:val="00B51322"/>
    <w:rsid w:val="00B52582"/>
    <w:rsid w:val="00B55ACF"/>
    <w:rsid w:val="00B55D92"/>
    <w:rsid w:val="00B5612B"/>
    <w:rsid w:val="00B56B5F"/>
    <w:rsid w:val="00B57E1E"/>
    <w:rsid w:val="00B60C08"/>
    <w:rsid w:val="00B60E9F"/>
    <w:rsid w:val="00B612EF"/>
    <w:rsid w:val="00B63977"/>
    <w:rsid w:val="00B63C5E"/>
    <w:rsid w:val="00B63CB1"/>
    <w:rsid w:val="00B64792"/>
    <w:rsid w:val="00B64EDE"/>
    <w:rsid w:val="00B65755"/>
    <w:rsid w:val="00B65E0A"/>
    <w:rsid w:val="00B66EE1"/>
    <w:rsid w:val="00B702F4"/>
    <w:rsid w:val="00B7202C"/>
    <w:rsid w:val="00B72ACF"/>
    <w:rsid w:val="00B72CE0"/>
    <w:rsid w:val="00B73568"/>
    <w:rsid w:val="00B768D8"/>
    <w:rsid w:val="00B77310"/>
    <w:rsid w:val="00B778A1"/>
    <w:rsid w:val="00B80E1E"/>
    <w:rsid w:val="00B81033"/>
    <w:rsid w:val="00B820D8"/>
    <w:rsid w:val="00B8266D"/>
    <w:rsid w:val="00B82A35"/>
    <w:rsid w:val="00B82EBB"/>
    <w:rsid w:val="00B83DB0"/>
    <w:rsid w:val="00B85E88"/>
    <w:rsid w:val="00B85FEA"/>
    <w:rsid w:val="00B86AFA"/>
    <w:rsid w:val="00B9082D"/>
    <w:rsid w:val="00B90E13"/>
    <w:rsid w:val="00B91452"/>
    <w:rsid w:val="00B92E3D"/>
    <w:rsid w:val="00B933AE"/>
    <w:rsid w:val="00B940D7"/>
    <w:rsid w:val="00B941C3"/>
    <w:rsid w:val="00B967F9"/>
    <w:rsid w:val="00B96E87"/>
    <w:rsid w:val="00BA28D1"/>
    <w:rsid w:val="00BA2B06"/>
    <w:rsid w:val="00BA34E8"/>
    <w:rsid w:val="00BA377B"/>
    <w:rsid w:val="00BA3909"/>
    <w:rsid w:val="00BA3DD7"/>
    <w:rsid w:val="00BA64D7"/>
    <w:rsid w:val="00BA6959"/>
    <w:rsid w:val="00BA698F"/>
    <w:rsid w:val="00BA6F06"/>
    <w:rsid w:val="00BB0D55"/>
    <w:rsid w:val="00BB1703"/>
    <w:rsid w:val="00BB1F4B"/>
    <w:rsid w:val="00BB20B5"/>
    <w:rsid w:val="00BB3021"/>
    <w:rsid w:val="00BB30FE"/>
    <w:rsid w:val="00BB3558"/>
    <w:rsid w:val="00BB4385"/>
    <w:rsid w:val="00BB50BA"/>
    <w:rsid w:val="00BB6021"/>
    <w:rsid w:val="00BB7D4A"/>
    <w:rsid w:val="00BC150B"/>
    <w:rsid w:val="00BC28FA"/>
    <w:rsid w:val="00BC37D4"/>
    <w:rsid w:val="00BC38F5"/>
    <w:rsid w:val="00BC5213"/>
    <w:rsid w:val="00BC717F"/>
    <w:rsid w:val="00BC78B0"/>
    <w:rsid w:val="00BD04EA"/>
    <w:rsid w:val="00BD0AAE"/>
    <w:rsid w:val="00BD0DFD"/>
    <w:rsid w:val="00BD198B"/>
    <w:rsid w:val="00BD1995"/>
    <w:rsid w:val="00BD3361"/>
    <w:rsid w:val="00BD4D8E"/>
    <w:rsid w:val="00BD6027"/>
    <w:rsid w:val="00BD69E9"/>
    <w:rsid w:val="00BD6F5B"/>
    <w:rsid w:val="00BD7C8B"/>
    <w:rsid w:val="00BE0BCA"/>
    <w:rsid w:val="00BE18BD"/>
    <w:rsid w:val="00BE19C2"/>
    <w:rsid w:val="00BE26FE"/>
    <w:rsid w:val="00BE4270"/>
    <w:rsid w:val="00BE4649"/>
    <w:rsid w:val="00BE4814"/>
    <w:rsid w:val="00BE4FD4"/>
    <w:rsid w:val="00BE5DA6"/>
    <w:rsid w:val="00BE6367"/>
    <w:rsid w:val="00BE6876"/>
    <w:rsid w:val="00BE7985"/>
    <w:rsid w:val="00BF1AE2"/>
    <w:rsid w:val="00BF23BE"/>
    <w:rsid w:val="00BF3328"/>
    <w:rsid w:val="00C00B5C"/>
    <w:rsid w:val="00C0180F"/>
    <w:rsid w:val="00C01C9B"/>
    <w:rsid w:val="00C02006"/>
    <w:rsid w:val="00C0429F"/>
    <w:rsid w:val="00C057DD"/>
    <w:rsid w:val="00C05F13"/>
    <w:rsid w:val="00C05FE2"/>
    <w:rsid w:val="00C10137"/>
    <w:rsid w:val="00C1153D"/>
    <w:rsid w:val="00C119ED"/>
    <w:rsid w:val="00C1298D"/>
    <w:rsid w:val="00C134B1"/>
    <w:rsid w:val="00C13C9A"/>
    <w:rsid w:val="00C13EFF"/>
    <w:rsid w:val="00C13F98"/>
    <w:rsid w:val="00C14D83"/>
    <w:rsid w:val="00C15933"/>
    <w:rsid w:val="00C16478"/>
    <w:rsid w:val="00C16565"/>
    <w:rsid w:val="00C16AEC"/>
    <w:rsid w:val="00C16BD8"/>
    <w:rsid w:val="00C202D1"/>
    <w:rsid w:val="00C204D1"/>
    <w:rsid w:val="00C20A14"/>
    <w:rsid w:val="00C20A3A"/>
    <w:rsid w:val="00C20FC3"/>
    <w:rsid w:val="00C211FE"/>
    <w:rsid w:val="00C22444"/>
    <w:rsid w:val="00C225CC"/>
    <w:rsid w:val="00C227F6"/>
    <w:rsid w:val="00C2385E"/>
    <w:rsid w:val="00C245EA"/>
    <w:rsid w:val="00C24A41"/>
    <w:rsid w:val="00C24DA7"/>
    <w:rsid w:val="00C25023"/>
    <w:rsid w:val="00C2549C"/>
    <w:rsid w:val="00C259E9"/>
    <w:rsid w:val="00C25E3C"/>
    <w:rsid w:val="00C2778F"/>
    <w:rsid w:val="00C27DBF"/>
    <w:rsid w:val="00C30D93"/>
    <w:rsid w:val="00C30DC4"/>
    <w:rsid w:val="00C31793"/>
    <w:rsid w:val="00C331B6"/>
    <w:rsid w:val="00C34638"/>
    <w:rsid w:val="00C34B4D"/>
    <w:rsid w:val="00C353E3"/>
    <w:rsid w:val="00C35576"/>
    <w:rsid w:val="00C35A43"/>
    <w:rsid w:val="00C366A5"/>
    <w:rsid w:val="00C401B9"/>
    <w:rsid w:val="00C409A1"/>
    <w:rsid w:val="00C40C2B"/>
    <w:rsid w:val="00C4114E"/>
    <w:rsid w:val="00C44C23"/>
    <w:rsid w:val="00C46B18"/>
    <w:rsid w:val="00C51A11"/>
    <w:rsid w:val="00C53407"/>
    <w:rsid w:val="00C55258"/>
    <w:rsid w:val="00C55826"/>
    <w:rsid w:val="00C55AF1"/>
    <w:rsid w:val="00C562D6"/>
    <w:rsid w:val="00C57973"/>
    <w:rsid w:val="00C61C22"/>
    <w:rsid w:val="00C61E6E"/>
    <w:rsid w:val="00C62C55"/>
    <w:rsid w:val="00C63772"/>
    <w:rsid w:val="00C64260"/>
    <w:rsid w:val="00C64EE4"/>
    <w:rsid w:val="00C658E2"/>
    <w:rsid w:val="00C669D8"/>
    <w:rsid w:val="00C66A87"/>
    <w:rsid w:val="00C701BD"/>
    <w:rsid w:val="00C71310"/>
    <w:rsid w:val="00C72970"/>
    <w:rsid w:val="00C7308B"/>
    <w:rsid w:val="00C73A9B"/>
    <w:rsid w:val="00C77459"/>
    <w:rsid w:val="00C7779F"/>
    <w:rsid w:val="00C779BF"/>
    <w:rsid w:val="00C80035"/>
    <w:rsid w:val="00C80B1C"/>
    <w:rsid w:val="00C81CB8"/>
    <w:rsid w:val="00C8260A"/>
    <w:rsid w:val="00C836E5"/>
    <w:rsid w:val="00C84E0A"/>
    <w:rsid w:val="00C874C2"/>
    <w:rsid w:val="00C9037E"/>
    <w:rsid w:val="00C90D5D"/>
    <w:rsid w:val="00C91270"/>
    <w:rsid w:val="00C922B9"/>
    <w:rsid w:val="00C942A0"/>
    <w:rsid w:val="00C94660"/>
    <w:rsid w:val="00C94BEB"/>
    <w:rsid w:val="00C95423"/>
    <w:rsid w:val="00C95455"/>
    <w:rsid w:val="00C966DD"/>
    <w:rsid w:val="00C96828"/>
    <w:rsid w:val="00C97F57"/>
    <w:rsid w:val="00CA15F1"/>
    <w:rsid w:val="00CA2778"/>
    <w:rsid w:val="00CA4528"/>
    <w:rsid w:val="00CA4CC7"/>
    <w:rsid w:val="00CA6056"/>
    <w:rsid w:val="00CA6701"/>
    <w:rsid w:val="00CA6B28"/>
    <w:rsid w:val="00CA7328"/>
    <w:rsid w:val="00CB079C"/>
    <w:rsid w:val="00CB0E9C"/>
    <w:rsid w:val="00CB2C46"/>
    <w:rsid w:val="00CB709F"/>
    <w:rsid w:val="00CB7F2D"/>
    <w:rsid w:val="00CC0E44"/>
    <w:rsid w:val="00CC1AD4"/>
    <w:rsid w:val="00CC1D64"/>
    <w:rsid w:val="00CC2314"/>
    <w:rsid w:val="00CC24B7"/>
    <w:rsid w:val="00CC4EE4"/>
    <w:rsid w:val="00CC5A43"/>
    <w:rsid w:val="00CC6A6C"/>
    <w:rsid w:val="00CC7F54"/>
    <w:rsid w:val="00CD0267"/>
    <w:rsid w:val="00CD0B80"/>
    <w:rsid w:val="00CD2135"/>
    <w:rsid w:val="00CD238C"/>
    <w:rsid w:val="00CD2733"/>
    <w:rsid w:val="00CD2946"/>
    <w:rsid w:val="00CD2FE2"/>
    <w:rsid w:val="00CD43DB"/>
    <w:rsid w:val="00CD4760"/>
    <w:rsid w:val="00CD5541"/>
    <w:rsid w:val="00CD5DC6"/>
    <w:rsid w:val="00CD6BBB"/>
    <w:rsid w:val="00CD7274"/>
    <w:rsid w:val="00CD792A"/>
    <w:rsid w:val="00CE10B3"/>
    <w:rsid w:val="00CE1EEB"/>
    <w:rsid w:val="00CE205A"/>
    <w:rsid w:val="00CE5D5A"/>
    <w:rsid w:val="00CE6E60"/>
    <w:rsid w:val="00CE7C69"/>
    <w:rsid w:val="00CF10C4"/>
    <w:rsid w:val="00CF1245"/>
    <w:rsid w:val="00CF16E4"/>
    <w:rsid w:val="00CF1F07"/>
    <w:rsid w:val="00CF256C"/>
    <w:rsid w:val="00CF2727"/>
    <w:rsid w:val="00CF35C5"/>
    <w:rsid w:val="00CF46C7"/>
    <w:rsid w:val="00CF5D11"/>
    <w:rsid w:val="00CF6902"/>
    <w:rsid w:val="00D01A12"/>
    <w:rsid w:val="00D01E4A"/>
    <w:rsid w:val="00D0205A"/>
    <w:rsid w:val="00D029A8"/>
    <w:rsid w:val="00D051D1"/>
    <w:rsid w:val="00D06177"/>
    <w:rsid w:val="00D07DF6"/>
    <w:rsid w:val="00D11274"/>
    <w:rsid w:val="00D1258C"/>
    <w:rsid w:val="00D12ECF"/>
    <w:rsid w:val="00D13BB8"/>
    <w:rsid w:val="00D14710"/>
    <w:rsid w:val="00D14F9C"/>
    <w:rsid w:val="00D15CEE"/>
    <w:rsid w:val="00D15E64"/>
    <w:rsid w:val="00D16C27"/>
    <w:rsid w:val="00D173FC"/>
    <w:rsid w:val="00D174E5"/>
    <w:rsid w:val="00D206FE"/>
    <w:rsid w:val="00D21860"/>
    <w:rsid w:val="00D22481"/>
    <w:rsid w:val="00D22669"/>
    <w:rsid w:val="00D22D6B"/>
    <w:rsid w:val="00D238AA"/>
    <w:rsid w:val="00D245A0"/>
    <w:rsid w:val="00D2546A"/>
    <w:rsid w:val="00D2617F"/>
    <w:rsid w:val="00D263FA"/>
    <w:rsid w:val="00D271E4"/>
    <w:rsid w:val="00D302B6"/>
    <w:rsid w:val="00D30737"/>
    <w:rsid w:val="00D31085"/>
    <w:rsid w:val="00D31B9C"/>
    <w:rsid w:val="00D32762"/>
    <w:rsid w:val="00D33C9A"/>
    <w:rsid w:val="00D34034"/>
    <w:rsid w:val="00D351A2"/>
    <w:rsid w:val="00D3690D"/>
    <w:rsid w:val="00D37209"/>
    <w:rsid w:val="00D37268"/>
    <w:rsid w:val="00D37981"/>
    <w:rsid w:val="00D406E5"/>
    <w:rsid w:val="00D40C81"/>
    <w:rsid w:val="00D41EC7"/>
    <w:rsid w:val="00D43CAF"/>
    <w:rsid w:val="00D43FEA"/>
    <w:rsid w:val="00D501C9"/>
    <w:rsid w:val="00D50B01"/>
    <w:rsid w:val="00D50B5B"/>
    <w:rsid w:val="00D51DAD"/>
    <w:rsid w:val="00D52BAA"/>
    <w:rsid w:val="00D53A0C"/>
    <w:rsid w:val="00D53CD2"/>
    <w:rsid w:val="00D5470E"/>
    <w:rsid w:val="00D576F1"/>
    <w:rsid w:val="00D60E07"/>
    <w:rsid w:val="00D6100A"/>
    <w:rsid w:val="00D612CB"/>
    <w:rsid w:val="00D61F8B"/>
    <w:rsid w:val="00D62D40"/>
    <w:rsid w:val="00D63A33"/>
    <w:rsid w:val="00D66651"/>
    <w:rsid w:val="00D66BD4"/>
    <w:rsid w:val="00D66E43"/>
    <w:rsid w:val="00D6718C"/>
    <w:rsid w:val="00D71E65"/>
    <w:rsid w:val="00D73BE0"/>
    <w:rsid w:val="00D75511"/>
    <w:rsid w:val="00D767C4"/>
    <w:rsid w:val="00D76994"/>
    <w:rsid w:val="00D76F18"/>
    <w:rsid w:val="00D80AFF"/>
    <w:rsid w:val="00D80C4D"/>
    <w:rsid w:val="00D827FD"/>
    <w:rsid w:val="00D846F9"/>
    <w:rsid w:val="00D8532A"/>
    <w:rsid w:val="00D85F9A"/>
    <w:rsid w:val="00D85FBD"/>
    <w:rsid w:val="00D878C8"/>
    <w:rsid w:val="00D900A1"/>
    <w:rsid w:val="00D90F59"/>
    <w:rsid w:val="00D94BB0"/>
    <w:rsid w:val="00D95AE5"/>
    <w:rsid w:val="00D96947"/>
    <w:rsid w:val="00D973DE"/>
    <w:rsid w:val="00D97C53"/>
    <w:rsid w:val="00DA0A65"/>
    <w:rsid w:val="00DA0F4E"/>
    <w:rsid w:val="00DA114D"/>
    <w:rsid w:val="00DA1F3C"/>
    <w:rsid w:val="00DA3494"/>
    <w:rsid w:val="00DA36D0"/>
    <w:rsid w:val="00DA438F"/>
    <w:rsid w:val="00DA4834"/>
    <w:rsid w:val="00DA4CF1"/>
    <w:rsid w:val="00DA717A"/>
    <w:rsid w:val="00DA71F9"/>
    <w:rsid w:val="00DA7B5B"/>
    <w:rsid w:val="00DB10A8"/>
    <w:rsid w:val="00DB1F4C"/>
    <w:rsid w:val="00DB3830"/>
    <w:rsid w:val="00DB5969"/>
    <w:rsid w:val="00DB77A6"/>
    <w:rsid w:val="00DB782F"/>
    <w:rsid w:val="00DB7978"/>
    <w:rsid w:val="00DC04E1"/>
    <w:rsid w:val="00DC04F2"/>
    <w:rsid w:val="00DC0559"/>
    <w:rsid w:val="00DC05DD"/>
    <w:rsid w:val="00DC11A5"/>
    <w:rsid w:val="00DC405D"/>
    <w:rsid w:val="00DC43BF"/>
    <w:rsid w:val="00DC564C"/>
    <w:rsid w:val="00DC5B64"/>
    <w:rsid w:val="00DC6385"/>
    <w:rsid w:val="00DD04B0"/>
    <w:rsid w:val="00DD17A8"/>
    <w:rsid w:val="00DD3D23"/>
    <w:rsid w:val="00DD438F"/>
    <w:rsid w:val="00DD5642"/>
    <w:rsid w:val="00DD5E2E"/>
    <w:rsid w:val="00DD5FE9"/>
    <w:rsid w:val="00DD6661"/>
    <w:rsid w:val="00DD79F9"/>
    <w:rsid w:val="00DE0530"/>
    <w:rsid w:val="00DE06BA"/>
    <w:rsid w:val="00DE4561"/>
    <w:rsid w:val="00DE47E0"/>
    <w:rsid w:val="00DE584D"/>
    <w:rsid w:val="00DE5B36"/>
    <w:rsid w:val="00DE5E45"/>
    <w:rsid w:val="00DE7586"/>
    <w:rsid w:val="00DF0BCA"/>
    <w:rsid w:val="00DF1F4F"/>
    <w:rsid w:val="00DF3128"/>
    <w:rsid w:val="00DF3641"/>
    <w:rsid w:val="00DF5171"/>
    <w:rsid w:val="00DF5376"/>
    <w:rsid w:val="00DF54A0"/>
    <w:rsid w:val="00DF56E2"/>
    <w:rsid w:val="00DF7389"/>
    <w:rsid w:val="00E008C9"/>
    <w:rsid w:val="00E011E0"/>
    <w:rsid w:val="00E0302F"/>
    <w:rsid w:val="00E03093"/>
    <w:rsid w:val="00E032A3"/>
    <w:rsid w:val="00E03602"/>
    <w:rsid w:val="00E051BF"/>
    <w:rsid w:val="00E05268"/>
    <w:rsid w:val="00E06402"/>
    <w:rsid w:val="00E10435"/>
    <w:rsid w:val="00E10757"/>
    <w:rsid w:val="00E11E13"/>
    <w:rsid w:val="00E125C0"/>
    <w:rsid w:val="00E1382A"/>
    <w:rsid w:val="00E1572F"/>
    <w:rsid w:val="00E15F6F"/>
    <w:rsid w:val="00E16AF3"/>
    <w:rsid w:val="00E16B31"/>
    <w:rsid w:val="00E17B71"/>
    <w:rsid w:val="00E20376"/>
    <w:rsid w:val="00E21772"/>
    <w:rsid w:val="00E21A8A"/>
    <w:rsid w:val="00E21AC2"/>
    <w:rsid w:val="00E22134"/>
    <w:rsid w:val="00E224DB"/>
    <w:rsid w:val="00E23347"/>
    <w:rsid w:val="00E2341A"/>
    <w:rsid w:val="00E24D29"/>
    <w:rsid w:val="00E25F8A"/>
    <w:rsid w:val="00E265B8"/>
    <w:rsid w:val="00E26A40"/>
    <w:rsid w:val="00E31722"/>
    <w:rsid w:val="00E3192A"/>
    <w:rsid w:val="00E31DB8"/>
    <w:rsid w:val="00E327BD"/>
    <w:rsid w:val="00E33000"/>
    <w:rsid w:val="00E33333"/>
    <w:rsid w:val="00E334A6"/>
    <w:rsid w:val="00E33BE0"/>
    <w:rsid w:val="00E33C7E"/>
    <w:rsid w:val="00E376B5"/>
    <w:rsid w:val="00E40127"/>
    <w:rsid w:val="00E40447"/>
    <w:rsid w:val="00E40E01"/>
    <w:rsid w:val="00E41817"/>
    <w:rsid w:val="00E4446B"/>
    <w:rsid w:val="00E44AF0"/>
    <w:rsid w:val="00E45F1D"/>
    <w:rsid w:val="00E46E3F"/>
    <w:rsid w:val="00E47140"/>
    <w:rsid w:val="00E50772"/>
    <w:rsid w:val="00E51D37"/>
    <w:rsid w:val="00E52189"/>
    <w:rsid w:val="00E52214"/>
    <w:rsid w:val="00E5254D"/>
    <w:rsid w:val="00E52584"/>
    <w:rsid w:val="00E525F0"/>
    <w:rsid w:val="00E52DD5"/>
    <w:rsid w:val="00E537AF"/>
    <w:rsid w:val="00E5432F"/>
    <w:rsid w:val="00E54DA7"/>
    <w:rsid w:val="00E553C0"/>
    <w:rsid w:val="00E55827"/>
    <w:rsid w:val="00E56426"/>
    <w:rsid w:val="00E56C3F"/>
    <w:rsid w:val="00E6010E"/>
    <w:rsid w:val="00E6024A"/>
    <w:rsid w:val="00E60C36"/>
    <w:rsid w:val="00E6177A"/>
    <w:rsid w:val="00E6262F"/>
    <w:rsid w:val="00E65674"/>
    <w:rsid w:val="00E674BB"/>
    <w:rsid w:val="00E73862"/>
    <w:rsid w:val="00E74D69"/>
    <w:rsid w:val="00E751E1"/>
    <w:rsid w:val="00E75207"/>
    <w:rsid w:val="00E767A7"/>
    <w:rsid w:val="00E76B91"/>
    <w:rsid w:val="00E76F8F"/>
    <w:rsid w:val="00E77B14"/>
    <w:rsid w:val="00E80269"/>
    <w:rsid w:val="00E83DB4"/>
    <w:rsid w:val="00E845AF"/>
    <w:rsid w:val="00E851F1"/>
    <w:rsid w:val="00E85F3A"/>
    <w:rsid w:val="00E8607E"/>
    <w:rsid w:val="00E8743B"/>
    <w:rsid w:val="00E90579"/>
    <w:rsid w:val="00E922E2"/>
    <w:rsid w:val="00E9253B"/>
    <w:rsid w:val="00E937B1"/>
    <w:rsid w:val="00E9382B"/>
    <w:rsid w:val="00E9418E"/>
    <w:rsid w:val="00E96491"/>
    <w:rsid w:val="00E96AEC"/>
    <w:rsid w:val="00E97B7D"/>
    <w:rsid w:val="00EA0195"/>
    <w:rsid w:val="00EA2F29"/>
    <w:rsid w:val="00EA381D"/>
    <w:rsid w:val="00EA38B5"/>
    <w:rsid w:val="00EA3B8F"/>
    <w:rsid w:val="00EA3F95"/>
    <w:rsid w:val="00EA477D"/>
    <w:rsid w:val="00EA4DA3"/>
    <w:rsid w:val="00EA60FA"/>
    <w:rsid w:val="00EA6972"/>
    <w:rsid w:val="00EB08B8"/>
    <w:rsid w:val="00EB09D4"/>
    <w:rsid w:val="00EB399F"/>
    <w:rsid w:val="00EB53B6"/>
    <w:rsid w:val="00EB71C2"/>
    <w:rsid w:val="00EB7535"/>
    <w:rsid w:val="00EC0C23"/>
    <w:rsid w:val="00EC219F"/>
    <w:rsid w:val="00EC25BE"/>
    <w:rsid w:val="00EC2821"/>
    <w:rsid w:val="00EC33FA"/>
    <w:rsid w:val="00EC3474"/>
    <w:rsid w:val="00EC3DE2"/>
    <w:rsid w:val="00EC75CE"/>
    <w:rsid w:val="00ED0CE6"/>
    <w:rsid w:val="00ED1F1F"/>
    <w:rsid w:val="00ED2347"/>
    <w:rsid w:val="00ED475F"/>
    <w:rsid w:val="00ED5969"/>
    <w:rsid w:val="00ED6CFF"/>
    <w:rsid w:val="00EE08AC"/>
    <w:rsid w:val="00EE18E3"/>
    <w:rsid w:val="00EE1CFF"/>
    <w:rsid w:val="00EE24B0"/>
    <w:rsid w:val="00EE2B3B"/>
    <w:rsid w:val="00EE31AA"/>
    <w:rsid w:val="00EE438C"/>
    <w:rsid w:val="00EE4A77"/>
    <w:rsid w:val="00EE4B98"/>
    <w:rsid w:val="00EE4D6B"/>
    <w:rsid w:val="00EE6C10"/>
    <w:rsid w:val="00EF0D71"/>
    <w:rsid w:val="00EF2EE5"/>
    <w:rsid w:val="00EF418E"/>
    <w:rsid w:val="00EF42D9"/>
    <w:rsid w:val="00EF783F"/>
    <w:rsid w:val="00EF7C80"/>
    <w:rsid w:val="00EF7CDF"/>
    <w:rsid w:val="00F00140"/>
    <w:rsid w:val="00F00537"/>
    <w:rsid w:val="00F00F43"/>
    <w:rsid w:val="00F02D5D"/>
    <w:rsid w:val="00F030FF"/>
    <w:rsid w:val="00F04AA2"/>
    <w:rsid w:val="00F057A8"/>
    <w:rsid w:val="00F112FA"/>
    <w:rsid w:val="00F11E4E"/>
    <w:rsid w:val="00F1279D"/>
    <w:rsid w:val="00F13267"/>
    <w:rsid w:val="00F14692"/>
    <w:rsid w:val="00F151CE"/>
    <w:rsid w:val="00F16DE2"/>
    <w:rsid w:val="00F175E5"/>
    <w:rsid w:val="00F17FAB"/>
    <w:rsid w:val="00F20AF8"/>
    <w:rsid w:val="00F20D1E"/>
    <w:rsid w:val="00F21ED2"/>
    <w:rsid w:val="00F24380"/>
    <w:rsid w:val="00F259A2"/>
    <w:rsid w:val="00F2619C"/>
    <w:rsid w:val="00F262B8"/>
    <w:rsid w:val="00F26BE7"/>
    <w:rsid w:val="00F30687"/>
    <w:rsid w:val="00F30F31"/>
    <w:rsid w:val="00F31498"/>
    <w:rsid w:val="00F31F9F"/>
    <w:rsid w:val="00F32F7F"/>
    <w:rsid w:val="00F341B7"/>
    <w:rsid w:val="00F361D0"/>
    <w:rsid w:val="00F3624E"/>
    <w:rsid w:val="00F36B92"/>
    <w:rsid w:val="00F372A3"/>
    <w:rsid w:val="00F4187F"/>
    <w:rsid w:val="00F41BDB"/>
    <w:rsid w:val="00F42672"/>
    <w:rsid w:val="00F43709"/>
    <w:rsid w:val="00F46651"/>
    <w:rsid w:val="00F515B8"/>
    <w:rsid w:val="00F518ED"/>
    <w:rsid w:val="00F51BB3"/>
    <w:rsid w:val="00F51C34"/>
    <w:rsid w:val="00F52D93"/>
    <w:rsid w:val="00F54435"/>
    <w:rsid w:val="00F54445"/>
    <w:rsid w:val="00F552E4"/>
    <w:rsid w:val="00F56916"/>
    <w:rsid w:val="00F5751A"/>
    <w:rsid w:val="00F576A8"/>
    <w:rsid w:val="00F57E2A"/>
    <w:rsid w:val="00F60CB6"/>
    <w:rsid w:val="00F60CF2"/>
    <w:rsid w:val="00F61738"/>
    <w:rsid w:val="00F617E5"/>
    <w:rsid w:val="00F61B22"/>
    <w:rsid w:val="00F61F01"/>
    <w:rsid w:val="00F633D4"/>
    <w:rsid w:val="00F63C2F"/>
    <w:rsid w:val="00F647D0"/>
    <w:rsid w:val="00F64962"/>
    <w:rsid w:val="00F65B46"/>
    <w:rsid w:val="00F672B4"/>
    <w:rsid w:val="00F67338"/>
    <w:rsid w:val="00F67BEB"/>
    <w:rsid w:val="00F67C64"/>
    <w:rsid w:val="00F72E73"/>
    <w:rsid w:val="00F73016"/>
    <w:rsid w:val="00F74398"/>
    <w:rsid w:val="00F7540D"/>
    <w:rsid w:val="00F76029"/>
    <w:rsid w:val="00F80EF7"/>
    <w:rsid w:val="00F8467C"/>
    <w:rsid w:val="00F84B2A"/>
    <w:rsid w:val="00F85220"/>
    <w:rsid w:val="00F8602E"/>
    <w:rsid w:val="00F86118"/>
    <w:rsid w:val="00F8656B"/>
    <w:rsid w:val="00F87A85"/>
    <w:rsid w:val="00F87CC5"/>
    <w:rsid w:val="00F87F83"/>
    <w:rsid w:val="00F87FA4"/>
    <w:rsid w:val="00F90917"/>
    <w:rsid w:val="00F91B09"/>
    <w:rsid w:val="00F92C45"/>
    <w:rsid w:val="00F93510"/>
    <w:rsid w:val="00F93E7B"/>
    <w:rsid w:val="00F94C5A"/>
    <w:rsid w:val="00F95D1B"/>
    <w:rsid w:val="00FA00F2"/>
    <w:rsid w:val="00FA097D"/>
    <w:rsid w:val="00FA2F49"/>
    <w:rsid w:val="00FA44D6"/>
    <w:rsid w:val="00FA4B0F"/>
    <w:rsid w:val="00FA5723"/>
    <w:rsid w:val="00FA5DAE"/>
    <w:rsid w:val="00FA6537"/>
    <w:rsid w:val="00FA66FB"/>
    <w:rsid w:val="00FA71C0"/>
    <w:rsid w:val="00FA7548"/>
    <w:rsid w:val="00FB0A67"/>
    <w:rsid w:val="00FB0BC5"/>
    <w:rsid w:val="00FB0E83"/>
    <w:rsid w:val="00FB138F"/>
    <w:rsid w:val="00FB5435"/>
    <w:rsid w:val="00FB62A9"/>
    <w:rsid w:val="00FB68AC"/>
    <w:rsid w:val="00FB68DE"/>
    <w:rsid w:val="00FB7DA7"/>
    <w:rsid w:val="00FB7E43"/>
    <w:rsid w:val="00FB7ED8"/>
    <w:rsid w:val="00FC1524"/>
    <w:rsid w:val="00FC1822"/>
    <w:rsid w:val="00FC2649"/>
    <w:rsid w:val="00FC37AE"/>
    <w:rsid w:val="00FC3BB0"/>
    <w:rsid w:val="00FC4637"/>
    <w:rsid w:val="00FC50AC"/>
    <w:rsid w:val="00FC54AC"/>
    <w:rsid w:val="00FC592E"/>
    <w:rsid w:val="00FC595C"/>
    <w:rsid w:val="00FC6EDD"/>
    <w:rsid w:val="00FC7061"/>
    <w:rsid w:val="00FC7188"/>
    <w:rsid w:val="00FD1AB3"/>
    <w:rsid w:val="00FD3584"/>
    <w:rsid w:val="00FD3591"/>
    <w:rsid w:val="00FD3C1B"/>
    <w:rsid w:val="00FD3DB8"/>
    <w:rsid w:val="00FD3E1A"/>
    <w:rsid w:val="00FD4217"/>
    <w:rsid w:val="00FD49AF"/>
    <w:rsid w:val="00FD4F57"/>
    <w:rsid w:val="00FD4F70"/>
    <w:rsid w:val="00FD5182"/>
    <w:rsid w:val="00FD719A"/>
    <w:rsid w:val="00FD7C79"/>
    <w:rsid w:val="00FD7C93"/>
    <w:rsid w:val="00FE1971"/>
    <w:rsid w:val="00FE22D1"/>
    <w:rsid w:val="00FE2D01"/>
    <w:rsid w:val="00FE2FD5"/>
    <w:rsid w:val="00FE4E21"/>
    <w:rsid w:val="00FE6DCA"/>
    <w:rsid w:val="00FF1D21"/>
    <w:rsid w:val="00FF2CEB"/>
    <w:rsid w:val="00FF2E20"/>
    <w:rsid w:val="00FF4426"/>
    <w:rsid w:val="00FF4EC5"/>
    <w:rsid w:val="00FF60FE"/>
    <w:rsid w:val="00FF612D"/>
    <w:rsid w:val="00FF7404"/>
    <w:rsid w:val="00FF7BFD"/>
    <w:rsid w:val="0209FA70"/>
    <w:rsid w:val="02DB2C44"/>
    <w:rsid w:val="03461A8C"/>
    <w:rsid w:val="03D18B6B"/>
    <w:rsid w:val="03D71446"/>
    <w:rsid w:val="0403F3A3"/>
    <w:rsid w:val="05362915"/>
    <w:rsid w:val="05537EE9"/>
    <w:rsid w:val="058FD62A"/>
    <w:rsid w:val="059FC404"/>
    <w:rsid w:val="06C16A6A"/>
    <w:rsid w:val="073B9465"/>
    <w:rsid w:val="0A733527"/>
    <w:rsid w:val="0B051865"/>
    <w:rsid w:val="0C1A6C9D"/>
    <w:rsid w:val="0DC42E9F"/>
    <w:rsid w:val="0E57E20F"/>
    <w:rsid w:val="0E8A50AD"/>
    <w:rsid w:val="0EF6BB25"/>
    <w:rsid w:val="0EFE491E"/>
    <w:rsid w:val="0F2E27E3"/>
    <w:rsid w:val="0FC558AF"/>
    <w:rsid w:val="12C4804A"/>
    <w:rsid w:val="14425247"/>
    <w:rsid w:val="149D67E8"/>
    <w:rsid w:val="14B98B7A"/>
    <w:rsid w:val="16CDCB32"/>
    <w:rsid w:val="1772758E"/>
    <w:rsid w:val="17CC0130"/>
    <w:rsid w:val="1A223C21"/>
    <w:rsid w:val="1AB3F893"/>
    <w:rsid w:val="1B9A5997"/>
    <w:rsid w:val="1CBE0AC2"/>
    <w:rsid w:val="1D32E0A5"/>
    <w:rsid w:val="1E78F2AC"/>
    <w:rsid w:val="202D8943"/>
    <w:rsid w:val="207670A7"/>
    <w:rsid w:val="21A59A89"/>
    <w:rsid w:val="228594F0"/>
    <w:rsid w:val="22B1661D"/>
    <w:rsid w:val="2355DD0F"/>
    <w:rsid w:val="23E49A1B"/>
    <w:rsid w:val="25170EC9"/>
    <w:rsid w:val="25E3B67C"/>
    <w:rsid w:val="26296F78"/>
    <w:rsid w:val="268D7DD1"/>
    <w:rsid w:val="294A2125"/>
    <w:rsid w:val="29C9BF95"/>
    <w:rsid w:val="2A527D0B"/>
    <w:rsid w:val="2B2200F2"/>
    <w:rsid w:val="2E36EBFC"/>
    <w:rsid w:val="2E941E5D"/>
    <w:rsid w:val="2EC7BE41"/>
    <w:rsid w:val="3236CE74"/>
    <w:rsid w:val="33C2252D"/>
    <w:rsid w:val="34741E15"/>
    <w:rsid w:val="36A338ED"/>
    <w:rsid w:val="38071011"/>
    <w:rsid w:val="39E32FE3"/>
    <w:rsid w:val="3BF4DB00"/>
    <w:rsid w:val="3C88610E"/>
    <w:rsid w:val="3C9D8DC7"/>
    <w:rsid w:val="3CFADA0A"/>
    <w:rsid w:val="42C3E0FC"/>
    <w:rsid w:val="4322B983"/>
    <w:rsid w:val="44D68BB4"/>
    <w:rsid w:val="468A7D7C"/>
    <w:rsid w:val="46E697F4"/>
    <w:rsid w:val="482E6BA1"/>
    <w:rsid w:val="49426BF3"/>
    <w:rsid w:val="4DDDC6ED"/>
    <w:rsid w:val="4DEAD513"/>
    <w:rsid w:val="4FF3EDDF"/>
    <w:rsid w:val="506B7886"/>
    <w:rsid w:val="51C27CB6"/>
    <w:rsid w:val="547B7A7F"/>
    <w:rsid w:val="55ED3B6D"/>
    <w:rsid w:val="5614A648"/>
    <w:rsid w:val="5649D46D"/>
    <w:rsid w:val="57386954"/>
    <w:rsid w:val="580E68B1"/>
    <w:rsid w:val="5811C23C"/>
    <w:rsid w:val="59B1ACFB"/>
    <w:rsid w:val="5A5892C6"/>
    <w:rsid w:val="5ADD8CC6"/>
    <w:rsid w:val="5B4DD3D6"/>
    <w:rsid w:val="5C38A59B"/>
    <w:rsid w:val="5E303E63"/>
    <w:rsid w:val="5E9E9FBE"/>
    <w:rsid w:val="5F3D0C9E"/>
    <w:rsid w:val="605455C7"/>
    <w:rsid w:val="625434EA"/>
    <w:rsid w:val="638460A3"/>
    <w:rsid w:val="64B4B10C"/>
    <w:rsid w:val="664367A5"/>
    <w:rsid w:val="66B41585"/>
    <w:rsid w:val="691A7932"/>
    <w:rsid w:val="6EC01CB2"/>
    <w:rsid w:val="6F85632A"/>
    <w:rsid w:val="6FC26C23"/>
    <w:rsid w:val="70476555"/>
    <w:rsid w:val="71425889"/>
    <w:rsid w:val="72B1D96F"/>
    <w:rsid w:val="73343733"/>
    <w:rsid w:val="7501AEE0"/>
    <w:rsid w:val="7506D52C"/>
    <w:rsid w:val="771CCFB5"/>
    <w:rsid w:val="77F3EA59"/>
    <w:rsid w:val="78FCFF1B"/>
    <w:rsid w:val="79275B67"/>
    <w:rsid w:val="7988FCA7"/>
    <w:rsid w:val="79927546"/>
    <w:rsid w:val="7A1DEE67"/>
    <w:rsid w:val="7A9A752C"/>
    <w:rsid w:val="7B7BEBAA"/>
    <w:rsid w:val="7C619AC6"/>
    <w:rsid w:val="7C9AA557"/>
    <w:rsid w:val="7CE17A71"/>
    <w:rsid w:val="7E009C14"/>
    <w:rsid w:val="7E2D7CF3"/>
    <w:rsid w:val="7E7B603C"/>
    <w:rsid w:val="7ED6BA6D"/>
    <w:rsid w:val="7F2ECC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5"/>
    <o:shapelayout v:ext="edit">
      <o:idmap v:ext="edit" data="1"/>
    </o:shapelayout>
  </w:shapeDefaults>
  <w:decimalSymbol w:val="."/>
  <w:listSeparator w:val=","/>
  <w14:docId w14:val="1B9C854F"/>
  <w15:chartTrackingRefBased/>
  <w15:docId w15:val="{EDDA27F8-E431-45AD-BD03-B6F74ADFD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0D8"/>
    <w:pPr>
      <w:spacing w:after="0" w:line="240" w:lineRule="auto"/>
      <w:ind w:firstLine="720"/>
      <w:jc w:val="both"/>
    </w:pPr>
    <w:rPr>
      <w:rFonts w:ascii="Palatino Linotype" w:eastAsia="system-ui" w:hAnsi="Palatino Linotype" w:cs="system-ui"/>
      <w:kern w:val="0"/>
      <w14:ligatures w14:val="none"/>
    </w:rPr>
  </w:style>
  <w:style w:type="paragraph" w:styleId="Heading1">
    <w:name w:val="heading 1"/>
    <w:basedOn w:val="Normal"/>
    <w:next w:val="Normal"/>
    <w:link w:val="Heading1Char"/>
    <w:uiPriority w:val="9"/>
    <w:qFormat/>
    <w:rsid w:val="00DB782F"/>
    <w:pPr>
      <w:keepNext/>
      <w:keepLines/>
      <w:spacing w:before="240"/>
      <w:ind w:firstLine="0"/>
      <w:outlineLvl w:val="0"/>
    </w:pPr>
    <w:rPr>
      <w:rFonts w:eastAsiaTheme="majorEastAsia" w:cstheme="majorBidi"/>
      <w:b/>
      <w:bCs/>
      <w:sz w:val="24"/>
      <w:szCs w:val="24"/>
    </w:rPr>
  </w:style>
  <w:style w:type="paragraph" w:styleId="Heading2">
    <w:name w:val="heading 2"/>
    <w:basedOn w:val="MDPI22heading2"/>
    <w:next w:val="Normal"/>
    <w:link w:val="Heading2Char"/>
    <w:uiPriority w:val="9"/>
    <w:unhideWhenUsed/>
    <w:qFormat/>
    <w:rsid w:val="00723162"/>
    <w:pPr>
      <w:spacing w:before="240" w:after="160"/>
      <w:ind w:left="0"/>
      <w:jc w:val="both"/>
    </w:pPr>
    <w:rPr>
      <w:b/>
      <w:bCs/>
      <w:szCs w:val="20"/>
    </w:rPr>
  </w:style>
  <w:style w:type="paragraph" w:styleId="Heading3">
    <w:name w:val="heading 3"/>
    <w:basedOn w:val="MDPI22heading2"/>
    <w:link w:val="Heading3Char"/>
    <w:uiPriority w:val="9"/>
    <w:qFormat/>
    <w:rsid w:val="00806AE3"/>
    <w:pPr>
      <w:spacing w:before="240" w:after="0" w:line="240" w:lineRule="auto"/>
      <w:ind w:left="0"/>
      <w:outlineLvl w:val="2"/>
    </w:pPr>
    <w:rPr>
      <w:rFonts w:cs="Segoe UI"/>
      <w:iCs/>
    </w:rPr>
  </w:style>
  <w:style w:type="paragraph" w:styleId="Heading4">
    <w:name w:val="heading 4"/>
    <w:basedOn w:val="Normal"/>
    <w:link w:val="Heading4Char"/>
    <w:uiPriority w:val="9"/>
    <w:unhideWhenUsed/>
    <w:qFormat/>
    <w:rsid w:val="00323100"/>
    <w:pPr>
      <w:ind w:firstLine="0"/>
      <w:outlineLvl w:val="3"/>
    </w:pPr>
    <w:rPr>
      <w:rFonts w:ascii="Cambria Math" w:hAnsi="Cambria Math"/>
      <w:b/>
      <w:bCs/>
      <w:sz w:val="20"/>
      <w:szCs w:val="20"/>
    </w:rPr>
  </w:style>
  <w:style w:type="paragraph" w:styleId="Heading5">
    <w:name w:val="heading 5"/>
    <w:basedOn w:val="Normal"/>
    <w:next w:val="Normal"/>
    <w:link w:val="Heading5Char"/>
    <w:uiPriority w:val="9"/>
    <w:unhideWhenUsed/>
    <w:qFormat/>
    <w:rsid w:val="00A95FA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3AD0"/>
    <w:rPr>
      <w:color w:val="0000FF"/>
      <w:u w:val="single"/>
    </w:rPr>
  </w:style>
  <w:style w:type="paragraph" w:customStyle="1" w:styleId="MDPI21heading1">
    <w:name w:val="MDPI_2.1_heading1"/>
    <w:rsid w:val="004C3AD0"/>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kern w:val="0"/>
      <w:sz w:val="20"/>
      <w:lang w:eastAsia="de-DE" w:bidi="en-US"/>
      <w14:ligatures w14:val="none"/>
    </w:rPr>
  </w:style>
  <w:style w:type="character" w:customStyle="1" w:styleId="normaltextrun">
    <w:name w:val="normaltextrun"/>
    <w:basedOn w:val="DefaultParagraphFont"/>
    <w:rsid w:val="004C3AD0"/>
  </w:style>
  <w:style w:type="paragraph" w:customStyle="1" w:styleId="MDPI17abstract">
    <w:name w:val="MDPI_1.7_abstract"/>
    <w:next w:val="Normal"/>
    <w:rsid w:val="004C3AD0"/>
    <w:pPr>
      <w:adjustRightInd w:val="0"/>
      <w:snapToGrid w:val="0"/>
      <w:spacing w:before="240" w:after="0" w:line="260" w:lineRule="atLeast"/>
      <w:ind w:left="2608"/>
      <w:jc w:val="both"/>
    </w:pPr>
    <w:rPr>
      <w:rFonts w:ascii="Palatino Linotype" w:eastAsia="Times New Roman" w:hAnsi="Palatino Linotype" w:cs="Times New Roman"/>
      <w:color w:val="000000"/>
      <w:kern w:val="0"/>
      <w:sz w:val="18"/>
      <w:lang w:eastAsia="de-DE" w:bidi="en-US"/>
      <w14:ligatures w14:val="none"/>
    </w:rPr>
  </w:style>
  <w:style w:type="paragraph" w:customStyle="1" w:styleId="MDPI22heading2">
    <w:name w:val="MDPI_2.2_heading2"/>
    <w:rsid w:val="003E65CC"/>
    <w:pPr>
      <w:adjustRightInd w:val="0"/>
      <w:snapToGrid w:val="0"/>
      <w:spacing w:before="60" w:after="60" w:line="228" w:lineRule="auto"/>
      <w:ind w:left="2608"/>
      <w:outlineLvl w:val="1"/>
    </w:pPr>
    <w:rPr>
      <w:rFonts w:ascii="Palatino Linotype" w:eastAsia="Times New Roman" w:hAnsi="Palatino Linotype" w:cs="Times New Roman"/>
      <w:i/>
      <w:noProof/>
      <w:snapToGrid w:val="0"/>
      <w:color w:val="000000"/>
      <w:kern w:val="0"/>
      <w:sz w:val="20"/>
      <w:lang w:eastAsia="de-DE" w:bidi="en-US"/>
      <w14:ligatures w14:val="none"/>
    </w:rPr>
  </w:style>
  <w:style w:type="character" w:customStyle="1" w:styleId="cf01">
    <w:name w:val="cf01"/>
    <w:basedOn w:val="DefaultParagraphFont"/>
    <w:rsid w:val="00163026"/>
    <w:rPr>
      <w:rFonts w:ascii="Segoe UI" w:hAnsi="Segoe UI" w:cs="Segoe UI" w:hint="default"/>
      <w:sz w:val="18"/>
      <w:szCs w:val="18"/>
    </w:rPr>
  </w:style>
  <w:style w:type="table" w:styleId="TableGrid">
    <w:name w:val="Table Grid"/>
    <w:basedOn w:val="TableNormal"/>
    <w:uiPriority w:val="59"/>
    <w:rsid w:val="00140CF3"/>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rsid w:val="003A484F"/>
    <w:rPr>
      <w:sz w:val="21"/>
      <w:szCs w:val="21"/>
    </w:rPr>
  </w:style>
  <w:style w:type="paragraph" w:styleId="CommentText">
    <w:name w:val="annotation text"/>
    <w:basedOn w:val="Normal"/>
    <w:link w:val="CommentTextChar"/>
    <w:rsid w:val="003A484F"/>
    <w:pPr>
      <w:spacing w:line="260" w:lineRule="atLeast"/>
    </w:pPr>
    <w:rPr>
      <w:rFonts w:eastAsia="SimSun" w:cs="Times New Roman"/>
      <w:noProof/>
      <w:color w:val="000000"/>
      <w:sz w:val="20"/>
      <w:szCs w:val="20"/>
      <w:lang w:eastAsia="zh-CN"/>
    </w:rPr>
  </w:style>
  <w:style w:type="character" w:customStyle="1" w:styleId="CommentTextChar">
    <w:name w:val="Comment Text Char"/>
    <w:basedOn w:val="DefaultParagraphFont"/>
    <w:link w:val="CommentText"/>
    <w:rsid w:val="003A484F"/>
    <w:rPr>
      <w:rFonts w:ascii="Palatino Linotype" w:eastAsia="SimSun" w:hAnsi="Palatino Linotype" w:cs="Times New Roman"/>
      <w:noProof/>
      <w:color w:val="000000"/>
      <w:kern w:val="0"/>
      <w:sz w:val="20"/>
      <w:szCs w:val="20"/>
      <w:lang w:eastAsia="zh-CN"/>
      <w14:ligatures w14:val="none"/>
    </w:rPr>
  </w:style>
  <w:style w:type="character" w:customStyle="1" w:styleId="Heading3Char">
    <w:name w:val="Heading 3 Char"/>
    <w:basedOn w:val="DefaultParagraphFont"/>
    <w:link w:val="Heading3"/>
    <w:uiPriority w:val="9"/>
    <w:rsid w:val="00806AE3"/>
    <w:rPr>
      <w:rFonts w:ascii="Palatino Linotype" w:eastAsia="Times New Roman" w:hAnsi="Palatino Linotype" w:cs="Segoe UI"/>
      <w:i/>
      <w:iCs/>
      <w:noProof/>
      <w:snapToGrid w:val="0"/>
      <w:color w:val="000000"/>
      <w:kern w:val="0"/>
      <w:sz w:val="20"/>
      <w:lang w:eastAsia="de-DE" w:bidi="en-US"/>
      <w14:ligatures w14:val="none"/>
    </w:rPr>
  </w:style>
  <w:style w:type="paragraph" w:styleId="Bibliography">
    <w:name w:val="Bibliography"/>
    <w:basedOn w:val="Normal"/>
    <w:next w:val="Normal"/>
    <w:uiPriority w:val="37"/>
    <w:unhideWhenUsed/>
    <w:rsid w:val="00911BB7"/>
    <w:pPr>
      <w:tabs>
        <w:tab w:val="left" w:pos="504"/>
      </w:tabs>
      <w:spacing w:after="240"/>
      <w:ind w:left="504" w:hanging="504"/>
    </w:pPr>
  </w:style>
  <w:style w:type="paragraph" w:styleId="Revision">
    <w:name w:val="Revision"/>
    <w:hidden/>
    <w:uiPriority w:val="99"/>
    <w:semiHidden/>
    <w:rsid w:val="00AF5C96"/>
    <w:pPr>
      <w:spacing w:after="0" w:line="240" w:lineRule="auto"/>
    </w:pPr>
    <w:rPr>
      <w:kern w:val="0"/>
      <w14:ligatures w14:val="none"/>
    </w:rPr>
  </w:style>
  <w:style w:type="paragraph" w:styleId="CommentSubject">
    <w:name w:val="annotation subject"/>
    <w:basedOn w:val="CommentText"/>
    <w:next w:val="CommentText"/>
    <w:link w:val="CommentSubjectChar"/>
    <w:uiPriority w:val="99"/>
    <w:semiHidden/>
    <w:unhideWhenUsed/>
    <w:rsid w:val="001C2193"/>
    <w:pPr>
      <w:spacing w:after="160" w:line="240" w:lineRule="auto"/>
      <w:jc w:val="left"/>
    </w:pPr>
    <w:rPr>
      <w:rFonts w:asciiTheme="minorHAnsi" w:eastAsiaTheme="minorHAnsi" w:hAnsiTheme="minorHAnsi" w:cstheme="minorBidi"/>
      <w:b/>
      <w:bCs/>
      <w:noProof w:val="0"/>
      <w:color w:val="auto"/>
      <w:lang w:eastAsia="en-US"/>
    </w:rPr>
  </w:style>
  <w:style w:type="character" w:customStyle="1" w:styleId="CommentSubjectChar">
    <w:name w:val="Comment Subject Char"/>
    <w:basedOn w:val="CommentTextChar"/>
    <w:link w:val="CommentSubject"/>
    <w:uiPriority w:val="99"/>
    <w:semiHidden/>
    <w:rsid w:val="001C2193"/>
    <w:rPr>
      <w:rFonts w:ascii="Palatino Linotype" w:eastAsia="SimSun" w:hAnsi="Palatino Linotype" w:cs="Times New Roman"/>
      <w:b/>
      <w:bCs/>
      <w:noProof/>
      <w:color w:val="000000"/>
      <w:kern w:val="0"/>
      <w:sz w:val="20"/>
      <w:szCs w:val="20"/>
      <w:lang w:eastAsia="zh-CN"/>
      <w14:ligatures w14:val="none"/>
    </w:rPr>
  </w:style>
  <w:style w:type="paragraph" w:styleId="ListParagraph">
    <w:name w:val="List Paragraph"/>
    <w:basedOn w:val="Normal"/>
    <w:uiPriority w:val="34"/>
    <w:qFormat/>
    <w:rsid w:val="00944AEC"/>
    <w:pPr>
      <w:ind w:left="720"/>
      <w:contextualSpacing/>
    </w:pPr>
  </w:style>
  <w:style w:type="paragraph" w:styleId="BalloonText">
    <w:name w:val="Balloon Text"/>
    <w:basedOn w:val="Normal"/>
    <w:link w:val="BalloonTextChar"/>
    <w:uiPriority w:val="99"/>
    <w:semiHidden/>
    <w:unhideWhenUsed/>
    <w:rsid w:val="00B15ED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5ED1"/>
    <w:rPr>
      <w:rFonts w:ascii="Segoe UI" w:hAnsi="Segoe UI" w:cs="Segoe UI"/>
      <w:kern w:val="0"/>
      <w:sz w:val="18"/>
      <w:szCs w:val="18"/>
      <w14:ligatures w14:val="none"/>
    </w:rPr>
  </w:style>
  <w:style w:type="character" w:styleId="UnresolvedMention">
    <w:name w:val="Unresolved Mention"/>
    <w:basedOn w:val="DefaultParagraphFont"/>
    <w:uiPriority w:val="99"/>
    <w:semiHidden/>
    <w:unhideWhenUsed/>
    <w:rsid w:val="008F1650"/>
    <w:rPr>
      <w:color w:val="605E5C"/>
      <w:shd w:val="clear" w:color="auto" w:fill="E1DFDD"/>
    </w:rPr>
  </w:style>
  <w:style w:type="paragraph" w:styleId="Header">
    <w:name w:val="header"/>
    <w:basedOn w:val="Normal"/>
    <w:link w:val="HeaderChar"/>
    <w:uiPriority w:val="99"/>
    <w:unhideWhenUsed/>
    <w:rsid w:val="004B166A"/>
    <w:pPr>
      <w:tabs>
        <w:tab w:val="center" w:pos="4680"/>
        <w:tab w:val="right" w:pos="9360"/>
      </w:tabs>
    </w:pPr>
  </w:style>
  <w:style w:type="character" w:customStyle="1" w:styleId="HeaderChar">
    <w:name w:val="Header Char"/>
    <w:basedOn w:val="DefaultParagraphFont"/>
    <w:link w:val="Header"/>
    <w:uiPriority w:val="99"/>
    <w:rsid w:val="004B166A"/>
    <w:rPr>
      <w:kern w:val="0"/>
      <w14:ligatures w14:val="none"/>
    </w:rPr>
  </w:style>
  <w:style w:type="paragraph" w:styleId="Footer">
    <w:name w:val="footer"/>
    <w:basedOn w:val="Normal"/>
    <w:link w:val="FooterChar"/>
    <w:uiPriority w:val="99"/>
    <w:unhideWhenUsed/>
    <w:rsid w:val="004B166A"/>
    <w:pPr>
      <w:tabs>
        <w:tab w:val="center" w:pos="4680"/>
        <w:tab w:val="right" w:pos="9360"/>
      </w:tabs>
    </w:pPr>
  </w:style>
  <w:style w:type="character" w:customStyle="1" w:styleId="FooterChar">
    <w:name w:val="Footer Char"/>
    <w:basedOn w:val="DefaultParagraphFont"/>
    <w:link w:val="Footer"/>
    <w:uiPriority w:val="99"/>
    <w:rsid w:val="004B166A"/>
    <w:rPr>
      <w:kern w:val="0"/>
      <w14:ligatures w14:val="none"/>
    </w:rPr>
  </w:style>
  <w:style w:type="character" w:styleId="PlaceholderText">
    <w:name w:val="Placeholder Text"/>
    <w:basedOn w:val="DefaultParagraphFont"/>
    <w:uiPriority w:val="99"/>
    <w:semiHidden/>
    <w:rsid w:val="009F0F86"/>
    <w:rPr>
      <w:color w:val="666666"/>
    </w:rPr>
  </w:style>
  <w:style w:type="character" w:customStyle="1" w:styleId="Heading1Char">
    <w:name w:val="Heading 1 Char"/>
    <w:basedOn w:val="DefaultParagraphFont"/>
    <w:link w:val="Heading1"/>
    <w:uiPriority w:val="9"/>
    <w:rsid w:val="00DB782F"/>
    <w:rPr>
      <w:rFonts w:ascii="Palatino Linotype" w:eastAsiaTheme="majorEastAsia" w:hAnsi="Palatino Linotype" w:cstheme="majorBidi"/>
      <w:b/>
      <w:bCs/>
      <w:kern w:val="0"/>
      <w:sz w:val="24"/>
      <w:szCs w:val="24"/>
      <w14:ligatures w14:val="none"/>
    </w:rPr>
  </w:style>
  <w:style w:type="character" w:customStyle="1" w:styleId="Heading2Char">
    <w:name w:val="Heading 2 Char"/>
    <w:basedOn w:val="DefaultParagraphFont"/>
    <w:link w:val="Heading2"/>
    <w:uiPriority w:val="9"/>
    <w:rsid w:val="00723162"/>
    <w:rPr>
      <w:rFonts w:ascii="Palatino Linotype" w:eastAsia="Times New Roman" w:hAnsi="Palatino Linotype" w:cs="Times New Roman"/>
      <w:b/>
      <w:bCs/>
      <w:i/>
      <w:noProof/>
      <w:snapToGrid w:val="0"/>
      <w:color w:val="000000"/>
      <w:kern w:val="0"/>
      <w:sz w:val="20"/>
      <w:szCs w:val="20"/>
      <w:lang w:eastAsia="de-DE" w:bidi="en-US"/>
      <w14:ligatures w14:val="none"/>
    </w:rPr>
  </w:style>
  <w:style w:type="character" w:customStyle="1" w:styleId="Heading4Char">
    <w:name w:val="Heading 4 Char"/>
    <w:basedOn w:val="DefaultParagraphFont"/>
    <w:link w:val="Heading4"/>
    <w:uiPriority w:val="9"/>
    <w:rsid w:val="00323100"/>
    <w:rPr>
      <w:rFonts w:ascii="Cambria Math" w:eastAsia="system-ui" w:hAnsi="Cambria Math" w:cs="system-ui"/>
      <w:b/>
      <w:bCs/>
      <w:kern w:val="0"/>
      <w:sz w:val="20"/>
      <w:szCs w:val="20"/>
      <w14:ligatures w14:val="none"/>
    </w:rPr>
  </w:style>
  <w:style w:type="paragraph" w:styleId="TOC1">
    <w:name w:val="toc 1"/>
    <w:basedOn w:val="Normal"/>
    <w:next w:val="Normal"/>
    <w:autoRedefine/>
    <w:uiPriority w:val="39"/>
    <w:unhideWhenUsed/>
    <w:rsid w:val="00CF6902"/>
    <w:pPr>
      <w:spacing w:after="100"/>
    </w:pPr>
  </w:style>
  <w:style w:type="paragraph" w:styleId="TOC2">
    <w:name w:val="toc 2"/>
    <w:basedOn w:val="Normal"/>
    <w:next w:val="Normal"/>
    <w:autoRedefine/>
    <w:uiPriority w:val="39"/>
    <w:unhideWhenUsed/>
    <w:rsid w:val="00CF6902"/>
    <w:pPr>
      <w:spacing w:after="100"/>
      <w:ind w:left="220"/>
    </w:pPr>
  </w:style>
  <w:style w:type="paragraph" w:styleId="TOC4">
    <w:name w:val="toc 4"/>
    <w:basedOn w:val="Normal"/>
    <w:next w:val="Normal"/>
    <w:autoRedefine/>
    <w:uiPriority w:val="39"/>
    <w:unhideWhenUsed/>
    <w:rsid w:val="00CF6902"/>
    <w:pPr>
      <w:spacing w:after="100"/>
      <w:ind w:left="660"/>
    </w:pPr>
  </w:style>
  <w:style w:type="paragraph" w:styleId="TOC3">
    <w:name w:val="toc 3"/>
    <w:basedOn w:val="Normal"/>
    <w:next w:val="Normal"/>
    <w:autoRedefine/>
    <w:uiPriority w:val="39"/>
    <w:unhideWhenUsed/>
    <w:rsid w:val="00CF6902"/>
    <w:pPr>
      <w:spacing w:after="100"/>
      <w:ind w:left="440"/>
    </w:pPr>
  </w:style>
  <w:style w:type="character" w:customStyle="1" w:styleId="Heading5Char">
    <w:name w:val="Heading 5 Char"/>
    <w:basedOn w:val="DefaultParagraphFont"/>
    <w:link w:val="Heading5"/>
    <w:uiPriority w:val="9"/>
    <w:rsid w:val="00A95FA9"/>
    <w:rPr>
      <w:rFonts w:asciiTheme="majorHAnsi" w:eastAsiaTheme="majorEastAsia" w:hAnsiTheme="majorHAnsi" w:cstheme="majorBidi"/>
      <w:color w:val="2F5496" w:themeColor="accent1" w:themeShade="BF"/>
      <w:kern w:val="0"/>
      <w14:ligatures w14:val="none"/>
    </w:rPr>
  </w:style>
  <w:style w:type="paragraph" w:styleId="NoSpacing">
    <w:name w:val="No Spacing"/>
    <w:uiPriority w:val="1"/>
    <w:qFormat/>
    <w:rsid w:val="00801433"/>
    <w:pPr>
      <w:spacing w:after="0" w:line="240" w:lineRule="auto"/>
      <w:ind w:firstLine="720"/>
      <w:jc w:val="both"/>
    </w:pPr>
    <w:rPr>
      <w:rFonts w:ascii="Palatino Linotype" w:eastAsia="system-ui" w:hAnsi="Palatino Linotype" w:cs="system-ui"/>
      <w:kern w:val="0"/>
      <w14:ligatures w14:val="none"/>
    </w:rPr>
  </w:style>
  <w:style w:type="character" w:styleId="LineNumber">
    <w:name w:val="line number"/>
    <w:basedOn w:val="DefaultParagraphFont"/>
    <w:uiPriority w:val="99"/>
    <w:semiHidden/>
    <w:unhideWhenUsed/>
    <w:rsid w:val="00D63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0800">
      <w:bodyDiv w:val="1"/>
      <w:marLeft w:val="0"/>
      <w:marRight w:val="0"/>
      <w:marTop w:val="0"/>
      <w:marBottom w:val="0"/>
      <w:divBdr>
        <w:top w:val="none" w:sz="0" w:space="0" w:color="auto"/>
        <w:left w:val="none" w:sz="0" w:space="0" w:color="auto"/>
        <w:bottom w:val="none" w:sz="0" w:space="0" w:color="auto"/>
        <w:right w:val="none" w:sz="0" w:space="0" w:color="auto"/>
      </w:divBdr>
    </w:div>
    <w:div w:id="10186644">
      <w:bodyDiv w:val="1"/>
      <w:marLeft w:val="0"/>
      <w:marRight w:val="0"/>
      <w:marTop w:val="0"/>
      <w:marBottom w:val="0"/>
      <w:divBdr>
        <w:top w:val="none" w:sz="0" w:space="0" w:color="auto"/>
        <w:left w:val="none" w:sz="0" w:space="0" w:color="auto"/>
        <w:bottom w:val="none" w:sz="0" w:space="0" w:color="auto"/>
        <w:right w:val="none" w:sz="0" w:space="0" w:color="auto"/>
      </w:divBdr>
    </w:div>
    <w:div w:id="137190611">
      <w:bodyDiv w:val="1"/>
      <w:marLeft w:val="0"/>
      <w:marRight w:val="0"/>
      <w:marTop w:val="0"/>
      <w:marBottom w:val="0"/>
      <w:divBdr>
        <w:top w:val="none" w:sz="0" w:space="0" w:color="auto"/>
        <w:left w:val="none" w:sz="0" w:space="0" w:color="auto"/>
        <w:bottom w:val="none" w:sz="0" w:space="0" w:color="auto"/>
        <w:right w:val="none" w:sz="0" w:space="0" w:color="auto"/>
      </w:divBdr>
    </w:div>
    <w:div w:id="168911124">
      <w:bodyDiv w:val="1"/>
      <w:marLeft w:val="0"/>
      <w:marRight w:val="0"/>
      <w:marTop w:val="0"/>
      <w:marBottom w:val="0"/>
      <w:divBdr>
        <w:top w:val="none" w:sz="0" w:space="0" w:color="auto"/>
        <w:left w:val="none" w:sz="0" w:space="0" w:color="auto"/>
        <w:bottom w:val="none" w:sz="0" w:space="0" w:color="auto"/>
        <w:right w:val="none" w:sz="0" w:space="0" w:color="auto"/>
      </w:divBdr>
    </w:div>
    <w:div w:id="199167173">
      <w:bodyDiv w:val="1"/>
      <w:marLeft w:val="0"/>
      <w:marRight w:val="0"/>
      <w:marTop w:val="0"/>
      <w:marBottom w:val="0"/>
      <w:divBdr>
        <w:top w:val="none" w:sz="0" w:space="0" w:color="auto"/>
        <w:left w:val="none" w:sz="0" w:space="0" w:color="auto"/>
        <w:bottom w:val="none" w:sz="0" w:space="0" w:color="auto"/>
        <w:right w:val="none" w:sz="0" w:space="0" w:color="auto"/>
      </w:divBdr>
    </w:div>
    <w:div w:id="253826415">
      <w:bodyDiv w:val="1"/>
      <w:marLeft w:val="0"/>
      <w:marRight w:val="0"/>
      <w:marTop w:val="0"/>
      <w:marBottom w:val="0"/>
      <w:divBdr>
        <w:top w:val="none" w:sz="0" w:space="0" w:color="auto"/>
        <w:left w:val="none" w:sz="0" w:space="0" w:color="auto"/>
        <w:bottom w:val="none" w:sz="0" w:space="0" w:color="auto"/>
        <w:right w:val="none" w:sz="0" w:space="0" w:color="auto"/>
      </w:divBdr>
    </w:div>
    <w:div w:id="259611060">
      <w:bodyDiv w:val="1"/>
      <w:marLeft w:val="0"/>
      <w:marRight w:val="0"/>
      <w:marTop w:val="0"/>
      <w:marBottom w:val="0"/>
      <w:divBdr>
        <w:top w:val="none" w:sz="0" w:space="0" w:color="auto"/>
        <w:left w:val="none" w:sz="0" w:space="0" w:color="auto"/>
        <w:bottom w:val="none" w:sz="0" w:space="0" w:color="auto"/>
        <w:right w:val="none" w:sz="0" w:space="0" w:color="auto"/>
      </w:divBdr>
    </w:div>
    <w:div w:id="321080814">
      <w:bodyDiv w:val="1"/>
      <w:marLeft w:val="0"/>
      <w:marRight w:val="0"/>
      <w:marTop w:val="0"/>
      <w:marBottom w:val="0"/>
      <w:divBdr>
        <w:top w:val="none" w:sz="0" w:space="0" w:color="auto"/>
        <w:left w:val="none" w:sz="0" w:space="0" w:color="auto"/>
        <w:bottom w:val="none" w:sz="0" w:space="0" w:color="auto"/>
        <w:right w:val="none" w:sz="0" w:space="0" w:color="auto"/>
      </w:divBdr>
      <w:divsChild>
        <w:div w:id="1693844300">
          <w:marLeft w:val="480"/>
          <w:marRight w:val="0"/>
          <w:marTop w:val="0"/>
          <w:marBottom w:val="0"/>
          <w:divBdr>
            <w:top w:val="none" w:sz="0" w:space="0" w:color="auto"/>
            <w:left w:val="none" w:sz="0" w:space="0" w:color="auto"/>
            <w:bottom w:val="none" w:sz="0" w:space="0" w:color="auto"/>
            <w:right w:val="none" w:sz="0" w:space="0" w:color="auto"/>
          </w:divBdr>
          <w:divsChild>
            <w:div w:id="209905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02400">
      <w:bodyDiv w:val="1"/>
      <w:marLeft w:val="0"/>
      <w:marRight w:val="0"/>
      <w:marTop w:val="0"/>
      <w:marBottom w:val="0"/>
      <w:divBdr>
        <w:top w:val="none" w:sz="0" w:space="0" w:color="auto"/>
        <w:left w:val="none" w:sz="0" w:space="0" w:color="auto"/>
        <w:bottom w:val="none" w:sz="0" w:space="0" w:color="auto"/>
        <w:right w:val="none" w:sz="0" w:space="0" w:color="auto"/>
      </w:divBdr>
    </w:div>
    <w:div w:id="387609152">
      <w:bodyDiv w:val="1"/>
      <w:marLeft w:val="0"/>
      <w:marRight w:val="0"/>
      <w:marTop w:val="0"/>
      <w:marBottom w:val="0"/>
      <w:divBdr>
        <w:top w:val="none" w:sz="0" w:space="0" w:color="auto"/>
        <w:left w:val="none" w:sz="0" w:space="0" w:color="auto"/>
        <w:bottom w:val="none" w:sz="0" w:space="0" w:color="auto"/>
        <w:right w:val="none" w:sz="0" w:space="0" w:color="auto"/>
      </w:divBdr>
    </w:div>
    <w:div w:id="419720740">
      <w:bodyDiv w:val="1"/>
      <w:marLeft w:val="0"/>
      <w:marRight w:val="0"/>
      <w:marTop w:val="0"/>
      <w:marBottom w:val="0"/>
      <w:divBdr>
        <w:top w:val="none" w:sz="0" w:space="0" w:color="auto"/>
        <w:left w:val="none" w:sz="0" w:space="0" w:color="auto"/>
        <w:bottom w:val="none" w:sz="0" w:space="0" w:color="auto"/>
        <w:right w:val="none" w:sz="0" w:space="0" w:color="auto"/>
      </w:divBdr>
    </w:div>
    <w:div w:id="420218096">
      <w:bodyDiv w:val="1"/>
      <w:marLeft w:val="0"/>
      <w:marRight w:val="0"/>
      <w:marTop w:val="0"/>
      <w:marBottom w:val="0"/>
      <w:divBdr>
        <w:top w:val="none" w:sz="0" w:space="0" w:color="auto"/>
        <w:left w:val="none" w:sz="0" w:space="0" w:color="auto"/>
        <w:bottom w:val="none" w:sz="0" w:space="0" w:color="auto"/>
        <w:right w:val="none" w:sz="0" w:space="0" w:color="auto"/>
      </w:divBdr>
    </w:div>
    <w:div w:id="440498312">
      <w:bodyDiv w:val="1"/>
      <w:marLeft w:val="0"/>
      <w:marRight w:val="0"/>
      <w:marTop w:val="0"/>
      <w:marBottom w:val="0"/>
      <w:divBdr>
        <w:top w:val="none" w:sz="0" w:space="0" w:color="auto"/>
        <w:left w:val="none" w:sz="0" w:space="0" w:color="auto"/>
        <w:bottom w:val="none" w:sz="0" w:space="0" w:color="auto"/>
        <w:right w:val="none" w:sz="0" w:space="0" w:color="auto"/>
      </w:divBdr>
    </w:div>
    <w:div w:id="474372898">
      <w:bodyDiv w:val="1"/>
      <w:marLeft w:val="0"/>
      <w:marRight w:val="0"/>
      <w:marTop w:val="0"/>
      <w:marBottom w:val="0"/>
      <w:divBdr>
        <w:top w:val="none" w:sz="0" w:space="0" w:color="auto"/>
        <w:left w:val="none" w:sz="0" w:space="0" w:color="auto"/>
        <w:bottom w:val="none" w:sz="0" w:space="0" w:color="auto"/>
        <w:right w:val="none" w:sz="0" w:space="0" w:color="auto"/>
      </w:divBdr>
    </w:div>
    <w:div w:id="514996213">
      <w:bodyDiv w:val="1"/>
      <w:marLeft w:val="0"/>
      <w:marRight w:val="0"/>
      <w:marTop w:val="0"/>
      <w:marBottom w:val="0"/>
      <w:divBdr>
        <w:top w:val="none" w:sz="0" w:space="0" w:color="auto"/>
        <w:left w:val="none" w:sz="0" w:space="0" w:color="auto"/>
        <w:bottom w:val="none" w:sz="0" w:space="0" w:color="auto"/>
        <w:right w:val="none" w:sz="0" w:space="0" w:color="auto"/>
      </w:divBdr>
    </w:div>
    <w:div w:id="541208955">
      <w:bodyDiv w:val="1"/>
      <w:marLeft w:val="0"/>
      <w:marRight w:val="0"/>
      <w:marTop w:val="0"/>
      <w:marBottom w:val="0"/>
      <w:divBdr>
        <w:top w:val="none" w:sz="0" w:space="0" w:color="auto"/>
        <w:left w:val="none" w:sz="0" w:space="0" w:color="auto"/>
        <w:bottom w:val="none" w:sz="0" w:space="0" w:color="auto"/>
        <w:right w:val="none" w:sz="0" w:space="0" w:color="auto"/>
      </w:divBdr>
    </w:div>
    <w:div w:id="653333905">
      <w:bodyDiv w:val="1"/>
      <w:marLeft w:val="0"/>
      <w:marRight w:val="0"/>
      <w:marTop w:val="0"/>
      <w:marBottom w:val="0"/>
      <w:divBdr>
        <w:top w:val="none" w:sz="0" w:space="0" w:color="auto"/>
        <w:left w:val="none" w:sz="0" w:space="0" w:color="auto"/>
        <w:bottom w:val="none" w:sz="0" w:space="0" w:color="auto"/>
        <w:right w:val="none" w:sz="0" w:space="0" w:color="auto"/>
      </w:divBdr>
    </w:div>
    <w:div w:id="689141987">
      <w:bodyDiv w:val="1"/>
      <w:marLeft w:val="0"/>
      <w:marRight w:val="0"/>
      <w:marTop w:val="0"/>
      <w:marBottom w:val="0"/>
      <w:divBdr>
        <w:top w:val="none" w:sz="0" w:space="0" w:color="auto"/>
        <w:left w:val="none" w:sz="0" w:space="0" w:color="auto"/>
        <w:bottom w:val="none" w:sz="0" w:space="0" w:color="auto"/>
        <w:right w:val="none" w:sz="0" w:space="0" w:color="auto"/>
      </w:divBdr>
    </w:div>
    <w:div w:id="888079488">
      <w:bodyDiv w:val="1"/>
      <w:marLeft w:val="0"/>
      <w:marRight w:val="0"/>
      <w:marTop w:val="0"/>
      <w:marBottom w:val="0"/>
      <w:divBdr>
        <w:top w:val="none" w:sz="0" w:space="0" w:color="auto"/>
        <w:left w:val="none" w:sz="0" w:space="0" w:color="auto"/>
        <w:bottom w:val="none" w:sz="0" w:space="0" w:color="auto"/>
        <w:right w:val="none" w:sz="0" w:space="0" w:color="auto"/>
      </w:divBdr>
    </w:div>
    <w:div w:id="910191437">
      <w:bodyDiv w:val="1"/>
      <w:marLeft w:val="0"/>
      <w:marRight w:val="0"/>
      <w:marTop w:val="0"/>
      <w:marBottom w:val="0"/>
      <w:divBdr>
        <w:top w:val="none" w:sz="0" w:space="0" w:color="auto"/>
        <w:left w:val="none" w:sz="0" w:space="0" w:color="auto"/>
        <w:bottom w:val="none" w:sz="0" w:space="0" w:color="auto"/>
        <w:right w:val="none" w:sz="0" w:space="0" w:color="auto"/>
      </w:divBdr>
    </w:div>
    <w:div w:id="920795688">
      <w:bodyDiv w:val="1"/>
      <w:marLeft w:val="0"/>
      <w:marRight w:val="0"/>
      <w:marTop w:val="0"/>
      <w:marBottom w:val="0"/>
      <w:divBdr>
        <w:top w:val="none" w:sz="0" w:space="0" w:color="auto"/>
        <w:left w:val="none" w:sz="0" w:space="0" w:color="auto"/>
        <w:bottom w:val="none" w:sz="0" w:space="0" w:color="auto"/>
        <w:right w:val="none" w:sz="0" w:space="0" w:color="auto"/>
      </w:divBdr>
    </w:div>
    <w:div w:id="933393049">
      <w:bodyDiv w:val="1"/>
      <w:marLeft w:val="0"/>
      <w:marRight w:val="0"/>
      <w:marTop w:val="0"/>
      <w:marBottom w:val="0"/>
      <w:divBdr>
        <w:top w:val="none" w:sz="0" w:space="0" w:color="auto"/>
        <w:left w:val="none" w:sz="0" w:space="0" w:color="auto"/>
        <w:bottom w:val="none" w:sz="0" w:space="0" w:color="auto"/>
        <w:right w:val="none" w:sz="0" w:space="0" w:color="auto"/>
      </w:divBdr>
    </w:div>
    <w:div w:id="939221427">
      <w:bodyDiv w:val="1"/>
      <w:marLeft w:val="0"/>
      <w:marRight w:val="0"/>
      <w:marTop w:val="0"/>
      <w:marBottom w:val="0"/>
      <w:divBdr>
        <w:top w:val="none" w:sz="0" w:space="0" w:color="auto"/>
        <w:left w:val="none" w:sz="0" w:space="0" w:color="auto"/>
        <w:bottom w:val="none" w:sz="0" w:space="0" w:color="auto"/>
        <w:right w:val="none" w:sz="0" w:space="0" w:color="auto"/>
      </w:divBdr>
    </w:div>
    <w:div w:id="992760755">
      <w:bodyDiv w:val="1"/>
      <w:marLeft w:val="0"/>
      <w:marRight w:val="0"/>
      <w:marTop w:val="0"/>
      <w:marBottom w:val="0"/>
      <w:divBdr>
        <w:top w:val="none" w:sz="0" w:space="0" w:color="auto"/>
        <w:left w:val="none" w:sz="0" w:space="0" w:color="auto"/>
        <w:bottom w:val="none" w:sz="0" w:space="0" w:color="auto"/>
        <w:right w:val="none" w:sz="0" w:space="0" w:color="auto"/>
      </w:divBdr>
    </w:div>
    <w:div w:id="1072508661">
      <w:bodyDiv w:val="1"/>
      <w:marLeft w:val="0"/>
      <w:marRight w:val="0"/>
      <w:marTop w:val="0"/>
      <w:marBottom w:val="0"/>
      <w:divBdr>
        <w:top w:val="none" w:sz="0" w:space="0" w:color="auto"/>
        <w:left w:val="none" w:sz="0" w:space="0" w:color="auto"/>
        <w:bottom w:val="none" w:sz="0" w:space="0" w:color="auto"/>
        <w:right w:val="none" w:sz="0" w:space="0" w:color="auto"/>
      </w:divBdr>
    </w:div>
    <w:div w:id="1143276236">
      <w:bodyDiv w:val="1"/>
      <w:marLeft w:val="0"/>
      <w:marRight w:val="0"/>
      <w:marTop w:val="0"/>
      <w:marBottom w:val="0"/>
      <w:divBdr>
        <w:top w:val="none" w:sz="0" w:space="0" w:color="auto"/>
        <w:left w:val="none" w:sz="0" w:space="0" w:color="auto"/>
        <w:bottom w:val="none" w:sz="0" w:space="0" w:color="auto"/>
        <w:right w:val="none" w:sz="0" w:space="0" w:color="auto"/>
      </w:divBdr>
    </w:div>
    <w:div w:id="1144127538">
      <w:bodyDiv w:val="1"/>
      <w:marLeft w:val="0"/>
      <w:marRight w:val="0"/>
      <w:marTop w:val="0"/>
      <w:marBottom w:val="0"/>
      <w:divBdr>
        <w:top w:val="none" w:sz="0" w:space="0" w:color="auto"/>
        <w:left w:val="none" w:sz="0" w:space="0" w:color="auto"/>
        <w:bottom w:val="none" w:sz="0" w:space="0" w:color="auto"/>
        <w:right w:val="none" w:sz="0" w:space="0" w:color="auto"/>
      </w:divBdr>
      <w:divsChild>
        <w:div w:id="239680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834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17652">
      <w:bodyDiv w:val="1"/>
      <w:marLeft w:val="0"/>
      <w:marRight w:val="0"/>
      <w:marTop w:val="0"/>
      <w:marBottom w:val="0"/>
      <w:divBdr>
        <w:top w:val="none" w:sz="0" w:space="0" w:color="auto"/>
        <w:left w:val="none" w:sz="0" w:space="0" w:color="auto"/>
        <w:bottom w:val="none" w:sz="0" w:space="0" w:color="auto"/>
        <w:right w:val="none" w:sz="0" w:space="0" w:color="auto"/>
      </w:divBdr>
    </w:div>
    <w:div w:id="1220635036">
      <w:bodyDiv w:val="1"/>
      <w:marLeft w:val="0"/>
      <w:marRight w:val="0"/>
      <w:marTop w:val="0"/>
      <w:marBottom w:val="0"/>
      <w:divBdr>
        <w:top w:val="none" w:sz="0" w:space="0" w:color="auto"/>
        <w:left w:val="none" w:sz="0" w:space="0" w:color="auto"/>
        <w:bottom w:val="none" w:sz="0" w:space="0" w:color="auto"/>
        <w:right w:val="none" w:sz="0" w:space="0" w:color="auto"/>
      </w:divBdr>
    </w:div>
    <w:div w:id="1230574433">
      <w:bodyDiv w:val="1"/>
      <w:marLeft w:val="0"/>
      <w:marRight w:val="0"/>
      <w:marTop w:val="0"/>
      <w:marBottom w:val="0"/>
      <w:divBdr>
        <w:top w:val="none" w:sz="0" w:space="0" w:color="auto"/>
        <w:left w:val="none" w:sz="0" w:space="0" w:color="auto"/>
        <w:bottom w:val="none" w:sz="0" w:space="0" w:color="auto"/>
        <w:right w:val="none" w:sz="0" w:space="0" w:color="auto"/>
      </w:divBdr>
      <w:divsChild>
        <w:div w:id="1788886030">
          <w:marLeft w:val="0"/>
          <w:marRight w:val="0"/>
          <w:marTop w:val="0"/>
          <w:marBottom w:val="0"/>
          <w:divBdr>
            <w:top w:val="none" w:sz="0" w:space="0" w:color="auto"/>
            <w:left w:val="none" w:sz="0" w:space="0" w:color="auto"/>
            <w:bottom w:val="none" w:sz="0" w:space="0" w:color="auto"/>
            <w:right w:val="none" w:sz="0" w:space="0" w:color="auto"/>
          </w:divBdr>
        </w:div>
        <w:div w:id="1912883638">
          <w:marLeft w:val="0"/>
          <w:marRight w:val="0"/>
          <w:marTop w:val="0"/>
          <w:marBottom w:val="0"/>
          <w:divBdr>
            <w:top w:val="none" w:sz="0" w:space="0" w:color="auto"/>
            <w:left w:val="none" w:sz="0" w:space="0" w:color="auto"/>
            <w:bottom w:val="none" w:sz="0" w:space="0" w:color="auto"/>
            <w:right w:val="none" w:sz="0" w:space="0" w:color="auto"/>
          </w:divBdr>
        </w:div>
        <w:div w:id="1564102619">
          <w:marLeft w:val="0"/>
          <w:marRight w:val="0"/>
          <w:marTop w:val="0"/>
          <w:marBottom w:val="0"/>
          <w:divBdr>
            <w:top w:val="none" w:sz="0" w:space="0" w:color="auto"/>
            <w:left w:val="none" w:sz="0" w:space="0" w:color="auto"/>
            <w:bottom w:val="none" w:sz="0" w:space="0" w:color="auto"/>
            <w:right w:val="none" w:sz="0" w:space="0" w:color="auto"/>
          </w:divBdr>
        </w:div>
        <w:div w:id="545526180">
          <w:marLeft w:val="0"/>
          <w:marRight w:val="0"/>
          <w:marTop w:val="0"/>
          <w:marBottom w:val="0"/>
          <w:divBdr>
            <w:top w:val="none" w:sz="0" w:space="0" w:color="auto"/>
            <w:left w:val="none" w:sz="0" w:space="0" w:color="auto"/>
            <w:bottom w:val="none" w:sz="0" w:space="0" w:color="auto"/>
            <w:right w:val="none" w:sz="0" w:space="0" w:color="auto"/>
          </w:divBdr>
        </w:div>
      </w:divsChild>
    </w:div>
    <w:div w:id="1241057626">
      <w:bodyDiv w:val="1"/>
      <w:marLeft w:val="0"/>
      <w:marRight w:val="0"/>
      <w:marTop w:val="0"/>
      <w:marBottom w:val="0"/>
      <w:divBdr>
        <w:top w:val="none" w:sz="0" w:space="0" w:color="auto"/>
        <w:left w:val="none" w:sz="0" w:space="0" w:color="auto"/>
        <w:bottom w:val="none" w:sz="0" w:space="0" w:color="auto"/>
        <w:right w:val="none" w:sz="0" w:space="0" w:color="auto"/>
      </w:divBdr>
    </w:div>
    <w:div w:id="1262831709">
      <w:bodyDiv w:val="1"/>
      <w:marLeft w:val="0"/>
      <w:marRight w:val="0"/>
      <w:marTop w:val="0"/>
      <w:marBottom w:val="0"/>
      <w:divBdr>
        <w:top w:val="none" w:sz="0" w:space="0" w:color="auto"/>
        <w:left w:val="none" w:sz="0" w:space="0" w:color="auto"/>
        <w:bottom w:val="none" w:sz="0" w:space="0" w:color="auto"/>
        <w:right w:val="none" w:sz="0" w:space="0" w:color="auto"/>
      </w:divBdr>
    </w:div>
    <w:div w:id="1317297437">
      <w:bodyDiv w:val="1"/>
      <w:marLeft w:val="0"/>
      <w:marRight w:val="0"/>
      <w:marTop w:val="0"/>
      <w:marBottom w:val="0"/>
      <w:divBdr>
        <w:top w:val="none" w:sz="0" w:space="0" w:color="auto"/>
        <w:left w:val="none" w:sz="0" w:space="0" w:color="auto"/>
        <w:bottom w:val="none" w:sz="0" w:space="0" w:color="auto"/>
        <w:right w:val="none" w:sz="0" w:space="0" w:color="auto"/>
      </w:divBdr>
    </w:div>
    <w:div w:id="1432579589">
      <w:bodyDiv w:val="1"/>
      <w:marLeft w:val="0"/>
      <w:marRight w:val="0"/>
      <w:marTop w:val="0"/>
      <w:marBottom w:val="0"/>
      <w:divBdr>
        <w:top w:val="none" w:sz="0" w:space="0" w:color="auto"/>
        <w:left w:val="none" w:sz="0" w:space="0" w:color="auto"/>
        <w:bottom w:val="none" w:sz="0" w:space="0" w:color="auto"/>
        <w:right w:val="none" w:sz="0" w:space="0" w:color="auto"/>
      </w:divBdr>
      <w:divsChild>
        <w:div w:id="1078209975">
          <w:marLeft w:val="0"/>
          <w:marRight w:val="0"/>
          <w:marTop w:val="0"/>
          <w:marBottom w:val="0"/>
          <w:divBdr>
            <w:top w:val="none" w:sz="0" w:space="0" w:color="auto"/>
            <w:left w:val="none" w:sz="0" w:space="0" w:color="auto"/>
            <w:bottom w:val="none" w:sz="0" w:space="0" w:color="auto"/>
            <w:right w:val="none" w:sz="0" w:space="0" w:color="auto"/>
          </w:divBdr>
        </w:div>
        <w:div w:id="1323388501">
          <w:marLeft w:val="0"/>
          <w:marRight w:val="0"/>
          <w:marTop w:val="0"/>
          <w:marBottom w:val="0"/>
          <w:divBdr>
            <w:top w:val="none" w:sz="0" w:space="0" w:color="auto"/>
            <w:left w:val="none" w:sz="0" w:space="0" w:color="auto"/>
            <w:bottom w:val="none" w:sz="0" w:space="0" w:color="auto"/>
            <w:right w:val="none" w:sz="0" w:space="0" w:color="auto"/>
          </w:divBdr>
        </w:div>
        <w:div w:id="897087627">
          <w:marLeft w:val="0"/>
          <w:marRight w:val="0"/>
          <w:marTop w:val="0"/>
          <w:marBottom w:val="0"/>
          <w:divBdr>
            <w:top w:val="none" w:sz="0" w:space="0" w:color="auto"/>
            <w:left w:val="none" w:sz="0" w:space="0" w:color="auto"/>
            <w:bottom w:val="none" w:sz="0" w:space="0" w:color="auto"/>
            <w:right w:val="none" w:sz="0" w:space="0" w:color="auto"/>
          </w:divBdr>
        </w:div>
        <w:div w:id="262884473">
          <w:marLeft w:val="0"/>
          <w:marRight w:val="0"/>
          <w:marTop w:val="0"/>
          <w:marBottom w:val="0"/>
          <w:divBdr>
            <w:top w:val="none" w:sz="0" w:space="0" w:color="auto"/>
            <w:left w:val="none" w:sz="0" w:space="0" w:color="auto"/>
            <w:bottom w:val="none" w:sz="0" w:space="0" w:color="auto"/>
            <w:right w:val="none" w:sz="0" w:space="0" w:color="auto"/>
          </w:divBdr>
        </w:div>
      </w:divsChild>
    </w:div>
    <w:div w:id="1513490849">
      <w:bodyDiv w:val="1"/>
      <w:marLeft w:val="0"/>
      <w:marRight w:val="0"/>
      <w:marTop w:val="0"/>
      <w:marBottom w:val="0"/>
      <w:divBdr>
        <w:top w:val="none" w:sz="0" w:space="0" w:color="auto"/>
        <w:left w:val="none" w:sz="0" w:space="0" w:color="auto"/>
        <w:bottom w:val="none" w:sz="0" w:space="0" w:color="auto"/>
        <w:right w:val="none" w:sz="0" w:space="0" w:color="auto"/>
      </w:divBdr>
      <w:divsChild>
        <w:div w:id="23870685">
          <w:marLeft w:val="0"/>
          <w:marRight w:val="0"/>
          <w:marTop w:val="0"/>
          <w:marBottom w:val="0"/>
          <w:divBdr>
            <w:top w:val="none" w:sz="0" w:space="0" w:color="auto"/>
            <w:left w:val="none" w:sz="0" w:space="0" w:color="auto"/>
            <w:bottom w:val="none" w:sz="0" w:space="0" w:color="auto"/>
            <w:right w:val="none" w:sz="0" w:space="0" w:color="auto"/>
          </w:divBdr>
        </w:div>
        <w:div w:id="212422562">
          <w:marLeft w:val="0"/>
          <w:marRight w:val="0"/>
          <w:marTop w:val="0"/>
          <w:marBottom w:val="0"/>
          <w:divBdr>
            <w:top w:val="none" w:sz="0" w:space="0" w:color="auto"/>
            <w:left w:val="none" w:sz="0" w:space="0" w:color="auto"/>
            <w:bottom w:val="none" w:sz="0" w:space="0" w:color="auto"/>
            <w:right w:val="none" w:sz="0" w:space="0" w:color="auto"/>
          </w:divBdr>
        </w:div>
        <w:div w:id="323120267">
          <w:marLeft w:val="0"/>
          <w:marRight w:val="0"/>
          <w:marTop w:val="0"/>
          <w:marBottom w:val="0"/>
          <w:divBdr>
            <w:top w:val="none" w:sz="0" w:space="0" w:color="auto"/>
            <w:left w:val="none" w:sz="0" w:space="0" w:color="auto"/>
            <w:bottom w:val="none" w:sz="0" w:space="0" w:color="auto"/>
            <w:right w:val="none" w:sz="0" w:space="0" w:color="auto"/>
          </w:divBdr>
        </w:div>
        <w:div w:id="388067901">
          <w:marLeft w:val="0"/>
          <w:marRight w:val="0"/>
          <w:marTop w:val="0"/>
          <w:marBottom w:val="0"/>
          <w:divBdr>
            <w:top w:val="none" w:sz="0" w:space="0" w:color="auto"/>
            <w:left w:val="none" w:sz="0" w:space="0" w:color="auto"/>
            <w:bottom w:val="none" w:sz="0" w:space="0" w:color="auto"/>
            <w:right w:val="none" w:sz="0" w:space="0" w:color="auto"/>
          </w:divBdr>
        </w:div>
        <w:div w:id="667902246">
          <w:marLeft w:val="0"/>
          <w:marRight w:val="0"/>
          <w:marTop w:val="0"/>
          <w:marBottom w:val="0"/>
          <w:divBdr>
            <w:top w:val="none" w:sz="0" w:space="0" w:color="auto"/>
            <w:left w:val="none" w:sz="0" w:space="0" w:color="auto"/>
            <w:bottom w:val="none" w:sz="0" w:space="0" w:color="auto"/>
            <w:right w:val="none" w:sz="0" w:space="0" w:color="auto"/>
          </w:divBdr>
        </w:div>
        <w:div w:id="908003294">
          <w:marLeft w:val="0"/>
          <w:marRight w:val="0"/>
          <w:marTop w:val="0"/>
          <w:marBottom w:val="0"/>
          <w:divBdr>
            <w:top w:val="none" w:sz="0" w:space="0" w:color="auto"/>
            <w:left w:val="none" w:sz="0" w:space="0" w:color="auto"/>
            <w:bottom w:val="none" w:sz="0" w:space="0" w:color="auto"/>
            <w:right w:val="none" w:sz="0" w:space="0" w:color="auto"/>
          </w:divBdr>
        </w:div>
      </w:divsChild>
    </w:div>
    <w:div w:id="1530869721">
      <w:bodyDiv w:val="1"/>
      <w:marLeft w:val="0"/>
      <w:marRight w:val="0"/>
      <w:marTop w:val="0"/>
      <w:marBottom w:val="0"/>
      <w:divBdr>
        <w:top w:val="none" w:sz="0" w:space="0" w:color="auto"/>
        <w:left w:val="none" w:sz="0" w:space="0" w:color="auto"/>
        <w:bottom w:val="none" w:sz="0" w:space="0" w:color="auto"/>
        <w:right w:val="none" w:sz="0" w:space="0" w:color="auto"/>
      </w:divBdr>
    </w:div>
    <w:div w:id="1611164036">
      <w:bodyDiv w:val="1"/>
      <w:marLeft w:val="0"/>
      <w:marRight w:val="0"/>
      <w:marTop w:val="0"/>
      <w:marBottom w:val="0"/>
      <w:divBdr>
        <w:top w:val="none" w:sz="0" w:space="0" w:color="auto"/>
        <w:left w:val="none" w:sz="0" w:space="0" w:color="auto"/>
        <w:bottom w:val="none" w:sz="0" w:space="0" w:color="auto"/>
        <w:right w:val="none" w:sz="0" w:space="0" w:color="auto"/>
      </w:divBdr>
    </w:div>
    <w:div w:id="1617756564">
      <w:bodyDiv w:val="1"/>
      <w:marLeft w:val="0"/>
      <w:marRight w:val="0"/>
      <w:marTop w:val="0"/>
      <w:marBottom w:val="0"/>
      <w:divBdr>
        <w:top w:val="none" w:sz="0" w:space="0" w:color="auto"/>
        <w:left w:val="none" w:sz="0" w:space="0" w:color="auto"/>
        <w:bottom w:val="none" w:sz="0" w:space="0" w:color="auto"/>
        <w:right w:val="none" w:sz="0" w:space="0" w:color="auto"/>
      </w:divBdr>
    </w:div>
    <w:div w:id="1653950176">
      <w:bodyDiv w:val="1"/>
      <w:marLeft w:val="0"/>
      <w:marRight w:val="0"/>
      <w:marTop w:val="0"/>
      <w:marBottom w:val="0"/>
      <w:divBdr>
        <w:top w:val="none" w:sz="0" w:space="0" w:color="auto"/>
        <w:left w:val="none" w:sz="0" w:space="0" w:color="auto"/>
        <w:bottom w:val="none" w:sz="0" w:space="0" w:color="auto"/>
        <w:right w:val="none" w:sz="0" w:space="0" w:color="auto"/>
      </w:divBdr>
    </w:div>
    <w:div w:id="1804731334">
      <w:bodyDiv w:val="1"/>
      <w:marLeft w:val="0"/>
      <w:marRight w:val="0"/>
      <w:marTop w:val="0"/>
      <w:marBottom w:val="0"/>
      <w:divBdr>
        <w:top w:val="none" w:sz="0" w:space="0" w:color="auto"/>
        <w:left w:val="none" w:sz="0" w:space="0" w:color="auto"/>
        <w:bottom w:val="none" w:sz="0" w:space="0" w:color="auto"/>
        <w:right w:val="none" w:sz="0" w:space="0" w:color="auto"/>
      </w:divBdr>
    </w:div>
    <w:div w:id="1827503538">
      <w:bodyDiv w:val="1"/>
      <w:marLeft w:val="0"/>
      <w:marRight w:val="0"/>
      <w:marTop w:val="0"/>
      <w:marBottom w:val="0"/>
      <w:divBdr>
        <w:top w:val="none" w:sz="0" w:space="0" w:color="auto"/>
        <w:left w:val="none" w:sz="0" w:space="0" w:color="auto"/>
        <w:bottom w:val="none" w:sz="0" w:space="0" w:color="auto"/>
        <w:right w:val="none" w:sz="0" w:space="0" w:color="auto"/>
      </w:divBdr>
    </w:div>
    <w:div w:id="1948267845">
      <w:bodyDiv w:val="1"/>
      <w:marLeft w:val="0"/>
      <w:marRight w:val="0"/>
      <w:marTop w:val="0"/>
      <w:marBottom w:val="0"/>
      <w:divBdr>
        <w:top w:val="none" w:sz="0" w:space="0" w:color="auto"/>
        <w:left w:val="none" w:sz="0" w:space="0" w:color="auto"/>
        <w:bottom w:val="none" w:sz="0" w:space="0" w:color="auto"/>
        <w:right w:val="none" w:sz="0" w:space="0" w:color="auto"/>
      </w:divBdr>
    </w:div>
    <w:div w:id="1965230683">
      <w:bodyDiv w:val="1"/>
      <w:marLeft w:val="0"/>
      <w:marRight w:val="0"/>
      <w:marTop w:val="0"/>
      <w:marBottom w:val="0"/>
      <w:divBdr>
        <w:top w:val="none" w:sz="0" w:space="0" w:color="auto"/>
        <w:left w:val="none" w:sz="0" w:space="0" w:color="auto"/>
        <w:bottom w:val="none" w:sz="0" w:space="0" w:color="auto"/>
        <w:right w:val="none" w:sz="0" w:space="0" w:color="auto"/>
      </w:divBdr>
    </w:div>
    <w:div w:id="1967539117">
      <w:bodyDiv w:val="1"/>
      <w:marLeft w:val="0"/>
      <w:marRight w:val="0"/>
      <w:marTop w:val="0"/>
      <w:marBottom w:val="0"/>
      <w:divBdr>
        <w:top w:val="none" w:sz="0" w:space="0" w:color="auto"/>
        <w:left w:val="none" w:sz="0" w:space="0" w:color="auto"/>
        <w:bottom w:val="none" w:sz="0" w:space="0" w:color="auto"/>
        <w:right w:val="none" w:sz="0" w:space="0" w:color="auto"/>
      </w:divBdr>
    </w:div>
    <w:div w:id="1990859697">
      <w:bodyDiv w:val="1"/>
      <w:marLeft w:val="0"/>
      <w:marRight w:val="0"/>
      <w:marTop w:val="0"/>
      <w:marBottom w:val="0"/>
      <w:divBdr>
        <w:top w:val="none" w:sz="0" w:space="0" w:color="auto"/>
        <w:left w:val="none" w:sz="0" w:space="0" w:color="auto"/>
        <w:bottom w:val="none" w:sz="0" w:space="0" w:color="auto"/>
        <w:right w:val="none" w:sz="0" w:space="0" w:color="auto"/>
      </w:divBdr>
    </w:div>
    <w:div w:id="1998025040">
      <w:bodyDiv w:val="1"/>
      <w:marLeft w:val="0"/>
      <w:marRight w:val="0"/>
      <w:marTop w:val="0"/>
      <w:marBottom w:val="0"/>
      <w:divBdr>
        <w:top w:val="none" w:sz="0" w:space="0" w:color="auto"/>
        <w:left w:val="none" w:sz="0" w:space="0" w:color="auto"/>
        <w:bottom w:val="none" w:sz="0" w:space="0" w:color="auto"/>
        <w:right w:val="none" w:sz="0" w:space="0" w:color="auto"/>
      </w:divBdr>
    </w:div>
    <w:div w:id="2000766676">
      <w:bodyDiv w:val="1"/>
      <w:marLeft w:val="0"/>
      <w:marRight w:val="0"/>
      <w:marTop w:val="0"/>
      <w:marBottom w:val="0"/>
      <w:divBdr>
        <w:top w:val="none" w:sz="0" w:space="0" w:color="auto"/>
        <w:left w:val="none" w:sz="0" w:space="0" w:color="auto"/>
        <w:bottom w:val="none" w:sz="0" w:space="0" w:color="auto"/>
        <w:right w:val="none" w:sz="0" w:space="0" w:color="auto"/>
      </w:divBdr>
    </w:div>
    <w:div w:id="2007785274">
      <w:bodyDiv w:val="1"/>
      <w:marLeft w:val="0"/>
      <w:marRight w:val="0"/>
      <w:marTop w:val="0"/>
      <w:marBottom w:val="0"/>
      <w:divBdr>
        <w:top w:val="none" w:sz="0" w:space="0" w:color="auto"/>
        <w:left w:val="none" w:sz="0" w:space="0" w:color="auto"/>
        <w:bottom w:val="none" w:sz="0" w:space="0" w:color="auto"/>
        <w:right w:val="none" w:sz="0" w:space="0" w:color="auto"/>
      </w:divBdr>
      <w:divsChild>
        <w:div w:id="1485049423">
          <w:marLeft w:val="480"/>
          <w:marRight w:val="0"/>
          <w:marTop w:val="0"/>
          <w:marBottom w:val="0"/>
          <w:divBdr>
            <w:top w:val="none" w:sz="0" w:space="0" w:color="auto"/>
            <w:left w:val="none" w:sz="0" w:space="0" w:color="auto"/>
            <w:bottom w:val="none" w:sz="0" w:space="0" w:color="auto"/>
            <w:right w:val="none" w:sz="0" w:space="0" w:color="auto"/>
          </w:divBdr>
          <w:divsChild>
            <w:div w:id="859012111">
              <w:marLeft w:val="0"/>
              <w:marRight w:val="0"/>
              <w:marTop w:val="0"/>
              <w:marBottom w:val="0"/>
              <w:divBdr>
                <w:top w:val="none" w:sz="0" w:space="0" w:color="auto"/>
                <w:left w:val="none" w:sz="0" w:space="0" w:color="auto"/>
                <w:bottom w:val="none" w:sz="0" w:space="0" w:color="auto"/>
                <w:right w:val="none" w:sz="0" w:space="0" w:color="auto"/>
              </w:divBdr>
            </w:div>
            <w:div w:id="1234193651">
              <w:marLeft w:val="0"/>
              <w:marRight w:val="0"/>
              <w:marTop w:val="0"/>
              <w:marBottom w:val="0"/>
              <w:divBdr>
                <w:top w:val="none" w:sz="0" w:space="0" w:color="auto"/>
                <w:left w:val="none" w:sz="0" w:space="0" w:color="auto"/>
                <w:bottom w:val="none" w:sz="0" w:space="0" w:color="auto"/>
                <w:right w:val="none" w:sz="0" w:space="0" w:color="auto"/>
              </w:divBdr>
            </w:div>
            <w:div w:id="197906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85989">
      <w:bodyDiv w:val="1"/>
      <w:marLeft w:val="0"/>
      <w:marRight w:val="0"/>
      <w:marTop w:val="0"/>
      <w:marBottom w:val="0"/>
      <w:divBdr>
        <w:top w:val="none" w:sz="0" w:space="0" w:color="auto"/>
        <w:left w:val="none" w:sz="0" w:space="0" w:color="auto"/>
        <w:bottom w:val="none" w:sz="0" w:space="0" w:color="auto"/>
        <w:right w:val="none" w:sz="0" w:space="0" w:color="auto"/>
      </w:divBdr>
    </w:div>
    <w:div w:id="2081250897">
      <w:bodyDiv w:val="1"/>
      <w:marLeft w:val="0"/>
      <w:marRight w:val="0"/>
      <w:marTop w:val="0"/>
      <w:marBottom w:val="0"/>
      <w:divBdr>
        <w:top w:val="none" w:sz="0" w:space="0" w:color="auto"/>
        <w:left w:val="none" w:sz="0" w:space="0" w:color="auto"/>
        <w:bottom w:val="none" w:sz="0" w:space="0" w:color="auto"/>
        <w:right w:val="none" w:sz="0" w:space="0" w:color="auto"/>
      </w:divBdr>
    </w:div>
    <w:div w:id="2097284561">
      <w:bodyDiv w:val="1"/>
      <w:marLeft w:val="0"/>
      <w:marRight w:val="0"/>
      <w:marTop w:val="0"/>
      <w:marBottom w:val="0"/>
      <w:divBdr>
        <w:top w:val="none" w:sz="0" w:space="0" w:color="auto"/>
        <w:left w:val="none" w:sz="0" w:space="0" w:color="auto"/>
        <w:bottom w:val="none" w:sz="0" w:space="0" w:color="auto"/>
        <w:right w:val="none" w:sz="0" w:space="0" w:color="auto"/>
      </w:divBdr>
    </w:div>
    <w:div w:id="2108885305">
      <w:bodyDiv w:val="1"/>
      <w:marLeft w:val="0"/>
      <w:marRight w:val="0"/>
      <w:marTop w:val="0"/>
      <w:marBottom w:val="0"/>
      <w:divBdr>
        <w:top w:val="none" w:sz="0" w:space="0" w:color="auto"/>
        <w:left w:val="none" w:sz="0" w:space="0" w:color="auto"/>
        <w:bottom w:val="none" w:sz="0" w:space="0" w:color="auto"/>
        <w:right w:val="none" w:sz="0" w:space="0" w:color="auto"/>
      </w:divBdr>
      <w:divsChild>
        <w:div w:id="1763260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607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66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Excel_Worksheet3.xlsx"/><Relationship Id="rId21" Type="http://schemas.openxmlformats.org/officeDocument/2006/relationships/image" Target="media/image5.emf"/><Relationship Id="rId34" Type="http://schemas.openxmlformats.org/officeDocument/2006/relationships/package" Target="embeddings/Microsoft_Excel_Worksheet7.xlsx"/><Relationship Id="rId42" Type="http://schemas.openxmlformats.org/officeDocument/2006/relationships/package" Target="embeddings/Microsoft_Excel_Worksheet10.xlsx"/><Relationship Id="rId47" Type="http://schemas.openxmlformats.org/officeDocument/2006/relationships/image" Target="media/image19.emf"/><Relationship Id="rId50" Type="http://schemas.openxmlformats.org/officeDocument/2006/relationships/package" Target="embeddings/Microsoft_Excel_Worksheet14.xlsx"/><Relationship Id="rId55" Type="http://schemas.openxmlformats.org/officeDocument/2006/relationships/image" Target="media/image23.emf"/><Relationship Id="rId63" Type="http://schemas.openxmlformats.org/officeDocument/2006/relationships/header" Target="header3.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2.emf"/><Relationship Id="rId29" Type="http://schemas.openxmlformats.org/officeDocument/2006/relationships/image" Target="media/image9.emf"/><Relationship Id="rId11" Type="http://schemas.openxmlformats.org/officeDocument/2006/relationships/comments" Target="comments.xml"/><Relationship Id="rId24" Type="http://schemas.openxmlformats.org/officeDocument/2006/relationships/hyperlink" Target="https://nam04.safelinks.protection.outlook.com/?url=https%3A%2F%2Frpubs.com%2FR-Minator%2Fbf810&amp;data=05%7C02%7Cbmb230%40txstate.edu%7C884ddf6fbfcd43df069e08dcd806a8e8%7Cb19c134a14c94d4caf65c420f94c8cbb%7C0%7C0%7C638622770332852414%7CUnknown%7CTWFpbGZsb3d8eyJWIjoiMC4wLjAwMDAiLCJQIjoiV2luMzIiLCJBTiI6Ik1haWwiLCJXVCI6Mn0%3D%7C0%7C%7C%7C&amp;sdata=woatnxdAaN0tG%2BlLBPJPLo%2F2qbcWoAATUeUh3DYASkU%3D&amp;reserved=0" TargetMode="External"/><Relationship Id="rId32" Type="http://schemas.openxmlformats.org/officeDocument/2006/relationships/package" Target="embeddings/Microsoft_Excel_Worksheet6.xlsx"/><Relationship Id="rId37" Type="http://schemas.openxmlformats.org/officeDocument/2006/relationships/image" Target="media/image14.emf"/><Relationship Id="rId40" Type="http://schemas.openxmlformats.org/officeDocument/2006/relationships/package" Target="embeddings/Microsoft_Excel_Worksheet9.xlsx"/><Relationship Id="rId45" Type="http://schemas.openxmlformats.org/officeDocument/2006/relationships/image" Target="media/image18.emf"/><Relationship Id="rId53" Type="http://schemas.openxmlformats.org/officeDocument/2006/relationships/image" Target="media/image22.emf"/><Relationship Id="rId58" Type="http://schemas.openxmlformats.org/officeDocument/2006/relationships/package" Target="embeddings/Microsoft_Excel_Worksheet18.xlsx"/><Relationship Id="rId66" Type="http://schemas.microsoft.com/office/2011/relationships/people" Target="people.xml"/><Relationship Id="rId5" Type="http://schemas.openxmlformats.org/officeDocument/2006/relationships/styles" Target="styles.xml"/><Relationship Id="rId61" Type="http://schemas.openxmlformats.org/officeDocument/2006/relationships/footer" Target="footer1.xml"/><Relationship Id="rId19" Type="http://schemas.openxmlformats.org/officeDocument/2006/relationships/package" Target="embeddings/Microsoft_Excel_Worksheet1.xlsx"/><Relationship Id="rId14" Type="http://schemas.microsoft.com/office/2018/08/relationships/commentsExtensible" Target="commentsExtensible.xml"/><Relationship Id="rId22" Type="http://schemas.openxmlformats.org/officeDocument/2006/relationships/image" Target="media/image6.emf"/><Relationship Id="rId27" Type="http://schemas.openxmlformats.org/officeDocument/2006/relationships/image" Target="media/image8.emf"/><Relationship Id="rId30" Type="http://schemas.openxmlformats.org/officeDocument/2006/relationships/package" Target="embeddings/Microsoft_Excel_Worksheet5.xlsx"/><Relationship Id="rId35" Type="http://schemas.openxmlformats.org/officeDocument/2006/relationships/image" Target="media/image12.png"/><Relationship Id="rId43" Type="http://schemas.openxmlformats.org/officeDocument/2006/relationships/image" Target="media/image17.emf"/><Relationship Id="rId48" Type="http://schemas.openxmlformats.org/officeDocument/2006/relationships/package" Target="embeddings/Microsoft_Excel_Worksheet13.xlsx"/><Relationship Id="rId56" Type="http://schemas.openxmlformats.org/officeDocument/2006/relationships/package" Target="embeddings/Microsoft_Excel_Worksheet17.xlsx"/><Relationship Id="rId64" Type="http://schemas.openxmlformats.org/officeDocument/2006/relationships/footer" Target="footer3.xml"/><Relationship Id="rId8" Type="http://schemas.openxmlformats.org/officeDocument/2006/relationships/footnotes" Target="footnotes.xml"/><Relationship Id="rId51" Type="http://schemas.openxmlformats.org/officeDocument/2006/relationships/image" Target="media/image21.emf"/><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package" Target="embeddings/Microsoft_Excel_Worksheet.xlsx"/><Relationship Id="rId25" Type="http://schemas.openxmlformats.org/officeDocument/2006/relationships/image" Target="media/image7.emf"/><Relationship Id="rId33" Type="http://schemas.openxmlformats.org/officeDocument/2006/relationships/image" Target="media/image11.emf"/><Relationship Id="rId38" Type="http://schemas.openxmlformats.org/officeDocument/2006/relationships/package" Target="embeddings/Microsoft_Excel_Worksheet8.xlsx"/><Relationship Id="rId46" Type="http://schemas.openxmlformats.org/officeDocument/2006/relationships/package" Target="embeddings/Microsoft_Excel_Worksheet12.xlsx"/><Relationship Id="rId59" Type="http://schemas.openxmlformats.org/officeDocument/2006/relationships/header" Target="header1.xml"/><Relationship Id="rId67" Type="http://schemas.openxmlformats.org/officeDocument/2006/relationships/theme" Target="theme/theme1.xml"/><Relationship Id="rId20" Type="http://schemas.openxmlformats.org/officeDocument/2006/relationships/image" Target="media/image4.emf"/><Relationship Id="rId41" Type="http://schemas.openxmlformats.org/officeDocument/2006/relationships/image" Target="media/image16.emf"/><Relationship Id="rId54" Type="http://schemas.openxmlformats.org/officeDocument/2006/relationships/package" Target="embeddings/Microsoft_Excel_Worksheet16.xlsx"/><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1.emf"/><Relationship Id="rId23" Type="http://schemas.openxmlformats.org/officeDocument/2006/relationships/package" Target="embeddings/Microsoft_Excel_Worksheet2.xlsx"/><Relationship Id="rId28" Type="http://schemas.openxmlformats.org/officeDocument/2006/relationships/package" Target="embeddings/Microsoft_Excel_Worksheet4.xlsx"/><Relationship Id="rId36" Type="http://schemas.openxmlformats.org/officeDocument/2006/relationships/image" Target="media/image13.png"/><Relationship Id="rId49" Type="http://schemas.openxmlformats.org/officeDocument/2006/relationships/image" Target="media/image20.emf"/><Relationship Id="rId57" Type="http://schemas.openxmlformats.org/officeDocument/2006/relationships/image" Target="media/image24.emf"/><Relationship Id="rId10" Type="http://schemas.openxmlformats.org/officeDocument/2006/relationships/hyperlink" Target="mailto:bmb230@txstate.edu" TargetMode="External"/><Relationship Id="rId31" Type="http://schemas.openxmlformats.org/officeDocument/2006/relationships/image" Target="media/image10.emf"/><Relationship Id="rId44" Type="http://schemas.openxmlformats.org/officeDocument/2006/relationships/package" Target="embeddings/Microsoft_Excel_Worksheet11.xlsx"/><Relationship Id="rId52" Type="http://schemas.openxmlformats.org/officeDocument/2006/relationships/package" Target="embeddings/Microsoft_Excel_Worksheet15.xlsx"/><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3" Type="http://schemas.microsoft.com/office/2016/09/relationships/commentsIds" Target="commentsIds.xml"/><Relationship Id="rId18" Type="http://schemas.openxmlformats.org/officeDocument/2006/relationships/image" Target="media/image3.emf"/><Relationship Id="rId39" Type="http://schemas.openxmlformats.org/officeDocument/2006/relationships/image" Target="media/image1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4249914DBE9C45A8836F549EB568C1" ma:contentTypeVersion="19" ma:contentTypeDescription="Create a new document." ma:contentTypeScope="" ma:versionID="3db688b2b2d6bdd1da5c7f9fd1ac1614">
  <xsd:schema xmlns:xsd="http://www.w3.org/2001/XMLSchema" xmlns:xs="http://www.w3.org/2001/XMLSchema" xmlns:p="http://schemas.microsoft.com/office/2006/metadata/properties" xmlns:ns1="http://schemas.microsoft.com/sharepoint/v3" xmlns:ns2="1f45a623-2fc3-4df6-9e7c-82cb9580d586" xmlns:ns3="894c954c-a782-4073-bb3f-d4c28cf1f8b8" targetNamespace="http://schemas.microsoft.com/office/2006/metadata/properties" ma:root="true" ma:fieldsID="6c085a1f8662cc2dadc2281d3e13a7a4" ns1:_="" ns2:_="" ns3:_="">
    <xsd:import namespace="http://schemas.microsoft.com/sharepoint/v3"/>
    <xsd:import namespace="1f45a623-2fc3-4df6-9e7c-82cb9580d586"/>
    <xsd:import namespace="894c954c-a782-4073-bb3f-d4c28cf1f8b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45a623-2fc3-4df6-9e7c-82cb9580d5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83a692e8-e48a-48e7-a779-d106e04dcfd5" ma:termSetId="09814cd3-568e-fe90-9814-8d621ff8fb84" ma:anchorId="fba54fb3-c3e1-fe81-a776-ca4b69148c4d" ma:open="true" ma:isKeyword="false">
      <xsd:complexType>
        <xsd:sequence>
          <xsd:element ref="pc:Terms" minOccurs="0" maxOccurs="1"/>
        </xsd:sequence>
      </xsd:complex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4c954c-a782-4073-bb3f-d4c28cf1f8b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a564db9a-9c6c-4008-be21-f88b0d52b01d}" ma:internalName="TaxCatchAll" ma:showField="CatchAllData" ma:web="894c954c-a782-4073-bb3f-d4c28cf1f8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94c954c-a782-4073-bb3f-d4c28cf1f8b8" xsi:nil="true"/>
    <_ip_UnifiedCompliancePolicyProperties xmlns="http://schemas.microsoft.com/sharepoint/v3" xsi:nil="true"/>
    <lcf76f155ced4ddcb4097134ff3c332f xmlns="1f45a623-2fc3-4df6-9e7c-82cb9580d586">
      <Terms xmlns="http://schemas.microsoft.com/office/infopath/2007/PartnerControls"/>
    </lcf76f155ced4ddcb4097134ff3c332f>
    <SharedWithUsers xmlns="894c954c-a782-4073-bb3f-d4c28cf1f8b8">
      <UserInfo>
        <DisplayName>Kruse, Scott</DisplayName>
        <AccountId>6</AccountId>
        <AccountType/>
      </UserInfo>
      <UserInfo>
        <DisplayName>Ramamonjiarivelo, Zo H</DisplayName>
        <AccountId>19</AccountId>
        <AccountType/>
      </UserInfo>
      <UserInfo>
        <DisplayName>Shanmugam, Ram</DisplayName>
        <AccountId>20</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8F0468-B5F6-40DB-9233-9935261EB2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f45a623-2fc3-4df6-9e7c-82cb9580d586"/>
    <ds:schemaRef ds:uri="894c954c-a782-4073-bb3f-d4c28cf1f8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B367D-2819-4529-9BFA-64AD4E4B47F2}">
  <ds:schemaRefs>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schemas.microsoft.com/sharepoint/v3"/>
    <ds:schemaRef ds:uri="http://schemas.openxmlformats.org/package/2006/metadata/core-properties"/>
    <ds:schemaRef ds:uri="894c954c-a782-4073-bb3f-d4c28cf1f8b8"/>
    <ds:schemaRef ds:uri="1f45a623-2fc3-4df6-9e7c-82cb9580d586"/>
    <ds:schemaRef ds:uri="http://www.w3.org/XML/1998/namespace"/>
    <ds:schemaRef ds:uri="http://purl.org/dc/dcmitype/"/>
    <ds:schemaRef ds:uri="http://purl.org/dc/terms/"/>
  </ds:schemaRefs>
</ds:datastoreItem>
</file>

<file path=customXml/itemProps3.xml><?xml version="1.0" encoding="utf-8"?>
<ds:datastoreItem xmlns:ds="http://schemas.openxmlformats.org/officeDocument/2006/customXml" ds:itemID="{E33B18A3-2F35-4969-9DC8-928CEF40E63B}">
  <ds:schemaRefs>
    <ds:schemaRef ds:uri="http://schemas.openxmlformats.org/officeDocument/2006/bibliography"/>
  </ds:schemaRefs>
</ds:datastoreItem>
</file>

<file path=customXml/itemProps4.xml><?xml version="1.0" encoding="utf-8"?>
<ds:datastoreItem xmlns:ds="http://schemas.openxmlformats.org/officeDocument/2006/customXml" ds:itemID="{7E34A5AA-9FEB-4EEF-B528-C93E368212A7}">
  <ds:schemaRefs>
    <ds:schemaRef ds:uri="http://schemas.microsoft.com/sharepoint/v3/contenttype/forms"/>
  </ds:schemaRefs>
</ds:datastoreItem>
</file>

<file path=docMetadata/LabelInfo.xml><?xml version="1.0" encoding="utf-8"?>
<clbl:labelList xmlns:clbl="http://schemas.microsoft.com/office/2020/mipLabelMetadata">
  <clbl:label id="{b19c134a-14c9-4d4c-af65-c420f94c8cbb}" enabled="0" method="" siteId="{b19c134a-14c9-4d4c-af65-c420f94c8cbb}" removed="1"/>
</clbl:labelList>
</file>

<file path=docProps/app.xml><?xml version="1.0" encoding="utf-8"?>
<Properties xmlns="http://schemas.openxmlformats.org/officeDocument/2006/extended-properties" xmlns:vt="http://schemas.openxmlformats.org/officeDocument/2006/docPropsVTypes">
  <Template>Normal.dotm</Template>
  <TotalTime>1563</TotalTime>
  <Pages>56</Pages>
  <Words>25698</Words>
  <Characters>146479</Characters>
  <Application>Microsoft Office Word</Application>
  <DocSecurity>0</DocSecurity>
  <Lines>1220</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171834</CharactersWithSpaces>
  <SharedDoc>false</SharedDoc>
  <HLinks>
    <vt:vector size="12" baseType="variant">
      <vt:variant>
        <vt:i4>6553632</vt:i4>
      </vt:variant>
      <vt:variant>
        <vt:i4>147</vt:i4>
      </vt:variant>
      <vt:variant>
        <vt:i4>0</vt:i4>
      </vt:variant>
      <vt:variant>
        <vt:i4>5</vt:i4>
      </vt:variant>
      <vt:variant>
        <vt:lpwstr>https://nam04.safelinks.protection.outlook.com/?url=https%3A%2F%2Frpubs.com%2FR-Minator%2Fbf810&amp;data=05%7C02%7Cbmb230%40txstate.edu%7C884ddf6fbfcd43df069e08dcd806a8e8%7Cb19c134a14c94d4caf65c420f94c8cbb%7C0%7C0%7C638622770332852414%7CUnknown%7CTWFpbGZsb3d8eyJWIjoiMC4wLjAwMDAiLCJQIjoiV2luMzIiLCJBTiI6Ik1haWwiLCJXVCI6Mn0%3D%7C0%7C%7C%7C&amp;sdata=woatnxdAaN0tG%2BlLBPJPLo%2F2qbcWoAATUeUh3DYASkU%3D&amp;reserved=0</vt:lpwstr>
      </vt:variant>
      <vt:variant>
        <vt:lpwstr/>
      </vt:variant>
      <vt:variant>
        <vt:i4>2293827</vt:i4>
      </vt:variant>
      <vt:variant>
        <vt:i4>0</vt:i4>
      </vt:variant>
      <vt:variant>
        <vt:i4>0</vt:i4>
      </vt:variant>
      <vt:variant>
        <vt:i4>5</vt:i4>
      </vt:variant>
      <vt:variant>
        <vt:lpwstr>mailto:bmb230@txstate.edu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Kruse, Scott</dc:creator>
  <cp:keywords/>
  <dc:description/>
  <cp:lastModifiedBy>Fulton, Lawrence V</cp:lastModifiedBy>
  <cp:revision>354</cp:revision>
  <cp:lastPrinted>2025-05-30T23:17:00Z</cp:lastPrinted>
  <dcterms:created xsi:type="dcterms:W3CDTF">2025-05-23T20:20:00Z</dcterms:created>
  <dcterms:modified xsi:type="dcterms:W3CDTF">2025-06-06T12:54:00Z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id="9FzcfhFk"/&gt;&lt;style id="http://www.zotero.org/styles/health-care-management-science" hasBibliography="1" bibliographyStyleHasBeenSet="1"/&gt;&lt;prefs&gt;&lt;pref name="fieldType" value="Field"/&gt;&lt;pref name="au</vt:lpwstr>
  </property>
  <property fmtid="{D5CDD505-2E9C-101B-9397-08002B2CF9AE}" pid="3" name="ZOTERO_PREF_2">
    <vt:lpwstr>tomaticJournalAbbreviations" value="true"/&gt;&lt;/prefs&gt;&lt;/data&gt;</vt:lpwstr>
  </property>
  <property fmtid="{D5CDD505-2E9C-101B-9397-08002B2CF9AE}" pid="4" name="ContentTypeId">
    <vt:lpwstr>0x0101004A4249914DBE9C45A8836F549EB568C1</vt:lpwstr>
  </property>
  <property fmtid="{D5CDD505-2E9C-101B-9397-08002B2CF9AE}" pid="5" name="MediaServiceImageTags">
    <vt:lpwstr/>
  </property>
  <property fmtid="{D5CDD505-2E9C-101B-9397-08002B2CF9AE}" pid="6" name="GrammarlyDocumentId">
    <vt:lpwstr>0b5182a287f6c98eebf0ee67ce0f99e35dad622dfa1e19ab8de9e62b3b25c025</vt:lpwstr>
  </property>
</Properties>
</file>